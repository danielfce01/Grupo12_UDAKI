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rPr>
      </w:pPr>
      <w:r w:rsidDel="00000000" w:rsidR="00000000" w:rsidRPr="00000000">
        <w:rPr>
          <w:b w:val="1"/>
        </w:rPr>
        <w:drawing>
          <wp:inline distB="0" distT="0" distL="0" distR="0">
            <wp:extent cx="2143007" cy="1030292"/>
            <wp:effectExtent b="0" l="0" r="0" t="0"/>
            <wp:docPr descr="Logotipo&#10;&#10;Descripción generada automáticamente" id="397041725" name="image47.png"/>
            <a:graphic>
              <a:graphicData uri="http://schemas.openxmlformats.org/drawingml/2006/picture">
                <pic:pic>
                  <pic:nvPicPr>
                    <pic:cNvPr descr="Logotipo&#10;&#10;Descripción generada automáticamente" id="0" name="image47.png"/>
                    <pic:cNvPicPr preferRelativeResize="0"/>
                  </pic:nvPicPr>
                  <pic:blipFill>
                    <a:blip r:embed="rId11"/>
                    <a:srcRect b="0" l="0" r="0" t="0"/>
                    <a:stretch>
                      <a:fillRect/>
                    </a:stretch>
                  </pic:blipFill>
                  <pic:spPr>
                    <a:xfrm>
                      <a:off x="0" y="0"/>
                      <a:ext cx="2143007" cy="103029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b w:val="1"/>
          <w:rtl w:val="0"/>
        </w:rPr>
        <w:t xml:space="preserve">Modelo predictivo de AKI postoperatoria en cirugía no cardíaca (UDAKI)</w:t>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bookmarkStart w:colFirst="0" w:colLast="0" w:name="_heading=h.gjdgxs" w:id="0"/>
      <w:bookmarkEnd w:id="0"/>
      <w:r w:rsidDel="00000000" w:rsidR="00000000" w:rsidRPr="00000000">
        <w:rPr>
          <w:rtl w:val="0"/>
        </w:rPr>
        <w:t xml:space="preserve">Daniel Felipe Carmona Estrada</w:t>
      </w:r>
    </w:p>
    <w:p w:rsidR="00000000" w:rsidDel="00000000" w:rsidP="00000000" w:rsidRDefault="00000000" w:rsidRPr="00000000" w14:paraId="00000008">
      <w:pPr>
        <w:jc w:val="center"/>
        <w:rPr/>
      </w:pPr>
      <w:r w:rsidDel="00000000" w:rsidR="00000000" w:rsidRPr="00000000">
        <w:rPr>
          <w:rtl w:val="0"/>
        </w:rPr>
        <w:t xml:space="preserve">Luis Alexander Garcia Quiroz</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t xml:space="preserve">Monografía presentada para optar al título de Especialista en Analítica y Ciencia de Datos </w:t>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bookmarkStart w:colFirst="0" w:colLast="0" w:name="_heading=h.30j0zll" w:id="1"/>
      <w:bookmarkEnd w:id="1"/>
      <w:r w:rsidDel="00000000" w:rsidR="00000000" w:rsidRPr="00000000">
        <w:rPr>
          <w:rtl w:val="0"/>
        </w:rPr>
        <w:t xml:space="preserve">Asesor</w:t>
        <w:br w:type="textWrapping"/>
        <w:t xml:space="preserve">María Bernarda, Título académico más alto </w:t>
      </w:r>
    </w:p>
    <w:p w:rsidR="00000000" w:rsidDel="00000000" w:rsidP="00000000" w:rsidRDefault="00000000" w:rsidRPr="00000000" w14:paraId="0000000F">
      <w:pPr>
        <w:pBdr>
          <w:top w:space="0" w:sz="0" w:val="nil"/>
          <w:left w:space="0" w:sz="0" w:val="nil"/>
          <w:bottom w:space="0" w:sz="0" w:val="nil"/>
          <w:right w:space="0" w:sz="0" w:val="nil"/>
          <w:between w:space="0" w:sz="0" w:val="nil"/>
        </w:pBdr>
        <w:ind w:firstLine="709"/>
        <w:jc w:val="center"/>
        <w:rPr>
          <w:color w:val="00000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ind w:firstLine="709"/>
        <w:jc w:val="center"/>
        <w:rPr>
          <w:color w:val="00000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ind w:firstLine="709"/>
        <w:jc w:val="center"/>
        <w:rPr>
          <w:color w:val="00000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ind w:firstLine="709"/>
        <w:jc w:val="center"/>
        <w:rPr>
          <w:color w:val="000000"/>
        </w:rPr>
      </w:pPr>
      <w:r w:rsidDel="00000000" w:rsidR="00000000" w:rsidRPr="00000000">
        <w:rPr>
          <w:color w:val="000000"/>
          <w:rtl w:val="0"/>
        </w:rPr>
        <w:tab/>
      </w:r>
    </w:p>
    <w:p w:rsidR="00000000" w:rsidDel="00000000" w:rsidP="00000000" w:rsidRDefault="00000000" w:rsidRPr="00000000" w14:paraId="00000013">
      <w:pPr>
        <w:pBdr>
          <w:top w:space="0" w:sz="0" w:val="nil"/>
          <w:left w:space="0" w:sz="0" w:val="nil"/>
          <w:bottom w:space="0" w:sz="0" w:val="nil"/>
          <w:right w:space="0" w:sz="0" w:val="nil"/>
          <w:between w:space="0" w:sz="0" w:val="nil"/>
        </w:pBdr>
        <w:ind w:firstLine="709"/>
        <w:jc w:val="center"/>
        <w:rPr>
          <w:color w:val="000000"/>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t xml:space="preserve">Universidad de Antioquia</w:t>
        <w:br w:type="textWrapping"/>
        <w:t xml:space="preserve">Facultad de Ingeniería</w:t>
      </w:r>
    </w:p>
    <w:p w:rsidR="00000000" w:rsidDel="00000000" w:rsidP="00000000" w:rsidRDefault="00000000" w:rsidRPr="00000000" w14:paraId="00000015">
      <w:pPr>
        <w:jc w:val="center"/>
        <w:rPr/>
      </w:pPr>
      <w:bookmarkStart w:colFirst="0" w:colLast="0" w:name="_heading=h.1fob9te" w:id="2"/>
      <w:bookmarkEnd w:id="2"/>
      <w:r w:rsidDel="00000000" w:rsidR="00000000" w:rsidRPr="00000000">
        <w:rPr>
          <w:rtl w:val="0"/>
        </w:rPr>
        <w:t xml:space="preserve">Especialización en Analítica y Ciencia de Datos</w:t>
      </w:r>
    </w:p>
    <w:p w:rsidR="00000000" w:rsidDel="00000000" w:rsidP="00000000" w:rsidRDefault="00000000" w:rsidRPr="00000000" w14:paraId="00000016">
      <w:pPr>
        <w:jc w:val="center"/>
        <w:rPr/>
      </w:pPr>
      <w:r w:rsidDel="00000000" w:rsidR="00000000" w:rsidRPr="00000000">
        <w:rPr>
          <w:rtl w:val="0"/>
        </w:rPr>
        <w:t xml:space="preserve">Medellín, Antioquia, Colombia</w:t>
      </w:r>
    </w:p>
    <w:p w:rsidR="00000000" w:rsidDel="00000000" w:rsidP="00000000" w:rsidRDefault="00000000" w:rsidRPr="00000000" w14:paraId="00000017">
      <w:pPr>
        <w:jc w:val="center"/>
        <w:rPr>
          <w:color w:val="2b579a"/>
          <w:shd w:fill="e6e6e6" w:val="clear"/>
        </w:rPr>
      </w:pPr>
      <w:r w:rsidDel="00000000" w:rsidR="00000000" w:rsidRPr="00000000">
        <w:rPr>
          <w:rtl w:val="0"/>
        </w:rPr>
        <w:t xml:space="preserve">2025</w:t>
      </w:r>
      <w:r w:rsidDel="00000000" w:rsidR="00000000" w:rsidRPr="00000000">
        <w:rPr>
          <w:rtl w:val="0"/>
        </w:rPr>
      </w:r>
    </w:p>
    <w:p w:rsidR="00000000" w:rsidDel="00000000" w:rsidP="00000000" w:rsidRDefault="00000000" w:rsidRPr="00000000" w14:paraId="00000018">
      <w:pPr>
        <w:jc w:val="center"/>
        <w:rPr/>
      </w:pPr>
      <w:r w:rsidDel="00000000" w:rsidR="00000000" w:rsidRPr="00000000">
        <w:br w:type="page"/>
      </w:r>
      <w:r w:rsidDel="00000000" w:rsidR="00000000" w:rsidRPr="00000000">
        <w:rPr>
          <w:rtl w:val="0"/>
        </w:rPr>
      </w:r>
    </w:p>
    <w:tbl>
      <w:tblPr>
        <w:tblStyle w:val="Table1"/>
        <w:tblW w:w="9404.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351"/>
        <w:gridCol w:w="7053"/>
        <w:tblGridChange w:id="0">
          <w:tblGrid>
            <w:gridCol w:w="2351"/>
            <w:gridCol w:w="7053"/>
          </w:tblGrid>
        </w:tblGridChange>
      </w:tblGrid>
      <w:tr>
        <w:trPr>
          <w:cantSplit w:val="0"/>
          <w:trHeight w:val="397" w:hRule="atLeast"/>
          <w:tblHeader w:val="0"/>
        </w:trPr>
        <w:tc>
          <w:tcPr>
            <w:tcBorders>
              <w:top w:color="538135" w:space="0" w:sz="12" w:val="single"/>
              <w:bottom w:color="538135" w:space="0" w:sz="12" w:val="single"/>
            </w:tcBorders>
            <w:vAlign w:val="center"/>
          </w:tcPr>
          <w:p w:rsidR="00000000" w:rsidDel="00000000" w:rsidP="00000000" w:rsidRDefault="00000000" w:rsidRPr="00000000" w14:paraId="00000019">
            <w:pPr>
              <w:spacing w:after="60" w:before="60" w:line="240" w:lineRule="auto"/>
              <w:jc w:val="center"/>
              <w:rPr>
                <w:b w:val="1"/>
                <w:sz w:val="20"/>
                <w:szCs w:val="20"/>
              </w:rPr>
            </w:pPr>
            <w:bookmarkStart w:colFirst="0" w:colLast="0" w:name="_heading=h.3znysh7" w:id="3"/>
            <w:bookmarkEnd w:id="3"/>
            <w:r w:rsidDel="00000000" w:rsidR="00000000" w:rsidRPr="00000000">
              <w:rPr>
                <w:b w:val="1"/>
                <w:sz w:val="20"/>
                <w:szCs w:val="20"/>
                <w:rtl w:val="0"/>
              </w:rPr>
              <w:t xml:space="preserve">Cita</w:t>
            </w:r>
          </w:p>
        </w:tc>
        <w:tc>
          <w:tcPr>
            <w:tcBorders>
              <w:top w:color="538135" w:space="0" w:sz="12" w:val="single"/>
              <w:bottom w:color="538135" w:space="0" w:sz="12" w:val="single"/>
            </w:tcBorders>
            <w:vAlign w:val="center"/>
          </w:tcPr>
          <w:p w:rsidR="00000000" w:rsidDel="00000000" w:rsidP="00000000" w:rsidRDefault="00000000" w:rsidRPr="00000000" w14:paraId="0000001A">
            <w:pPr>
              <w:spacing w:after="60" w:before="60" w:line="276" w:lineRule="auto"/>
              <w:jc w:val="center"/>
              <w:rPr>
                <w:sz w:val="20"/>
                <w:szCs w:val="20"/>
              </w:rPr>
            </w:pPr>
            <w:r w:rsidDel="00000000" w:rsidR="00000000" w:rsidRPr="00000000">
              <w:rPr>
                <w:sz w:val="20"/>
                <w:szCs w:val="20"/>
                <w:rtl w:val="0"/>
              </w:rPr>
              <w:t xml:space="preserve">(</w:t>
            </w:r>
            <w:sdt>
              <w:sdtPr>
                <w:tag w:val="goog_rdk_0"/>
              </w:sdtPr>
              <w:sdtContent>
                <w:commentRangeStart w:id="0"/>
              </w:sdtContent>
            </w:sdt>
            <w:r w:rsidDel="00000000" w:rsidR="00000000" w:rsidRPr="00000000">
              <w:rPr>
                <w:sz w:val="20"/>
                <w:szCs w:val="20"/>
                <w:rtl w:val="0"/>
              </w:rPr>
              <w:t xml:space="preserve">Carmona Estrada &amp; Garcia Quiroz, </w:t>
            </w:r>
            <w:commentRangeEnd w:id="0"/>
            <w:r w:rsidDel="00000000" w:rsidR="00000000" w:rsidRPr="00000000">
              <w:commentReference w:id="0"/>
            </w:r>
            <w:r w:rsidDel="00000000" w:rsidR="00000000" w:rsidRPr="00000000">
              <w:rPr>
                <w:sz w:val="20"/>
                <w:szCs w:val="20"/>
                <w:rtl w:val="0"/>
              </w:rPr>
              <w:t xml:space="preserve">2025)</w:t>
            </w:r>
          </w:p>
        </w:tc>
      </w:tr>
      <w:tr>
        <w:trPr>
          <w:cantSplit w:val="0"/>
          <w:trHeight w:val="983" w:hRule="atLeast"/>
          <w:tblHeader w:val="0"/>
        </w:trPr>
        <w:tc>
          <w:tcPr>
            <w:tcBorders>
              <w:top w:color="538135" w:space="0" w:sz="12" w:val="single"/>
              <w:bottom w:color="538135" w:space="0" w:sz="12" w:val="single"/>
            </w:tcBorders>
            <w:vAlign w:val="center"/>
          </w:tcPr>
          <w:p w:rsidR="00000000" w:rsidDel="00000000" w:rsidP="00000000" w:rsidRDefault="00000000" w:rsidRPr="00000000" w14:paraId="0000001B">
            <w:pPr>
              <w:spacing w:before="60" w:line="240" w:lineRule="auto"/>
              <w:jc w:val="center"/>
              <w:rPr>
                <w:b w:val="1"/>
                <w:sz w:val="20"/>
                <w:szCs w:val="20"/>
              </w:rPr>
            </w:pPr>
            <w:r w:rsidDel="00000000" w:rsidR="00000000" w:rsidRPr="00000000">
              <w:rPr>
                <w:b w:val="1"/>
                <w:sz w:val="20"/>
                <w:szCs w:val="20"/>
                <w:rtl w:val="0"/>
              </w:rPr>
              <w:t xml:space="preserve">Referencia</w:t>
            </w:r>
          </w:p>
          <w:p w:rsidR="00000000" w:rsidDel="00000000" w:rsidP="00000000" w:rsidRDefault="00000000" w:rsidRPr="00000000" w14:paraId="0000001C">
            <w:pPr>
              <w:spacing w:line="240" w:lineRule="auto"/>
              <w:jc w:val="center"/>
              <w:rPr>
                <w:sz w:val="20"/>
                <w:szCs w:val="20"/>
              </w:rPr>
            </w:pPr>
            <w:r w:rsidDel="00000000" w:rsidR="00000000" w:rsidRPr="00000000">
              <w:rPr>
                <w:rtl w:val="0"/>
              </w:rPr>
            </w:r>
          </w:p>
          <w:p w:rsidR="00000000" w:rsidDel="00000000" w:rsidP="00000000" w:rsidRDefault="00000000" w:rsidRPr="00000000" w14:paraId="0000001D">
            <w:pPr>
              <w:spacing w:line="240" w:lineRule="auto"/>
              <w:jc w:val="center"/>
              <w:rPr>
                <w:sz w:val="20"/>
                <w:szCs w:val="20"/>
              </w:rPr>
            </w:pPr>
            <w:r w:rsidDel="00000000" w:rsidR="00000000" w:rsidRPr="00000000">
              <w:rPr>
                <w:b w:val="1"/>
                <w:sz w:val="20"/>
                <w:szCs w:val="20"/>
                <w:rtl w:val="0"/>
              </w:rPr>
              <w:t xml:space="preserve">Estilo APA 7 (2020)</w:t>
            </w:r>
            <w:r w:rsidDel="00000000" w:rsidR="00000000" w:rsidRPr="00000000">
              <w:rPr>
                <w:rtl w:val="0"/>
              </w:rPr>
            </w:r>
          </w:p>
        </w:tc>
        <w:tc>
          <w:tcPr>
            <w:tcBorders>
              <w:top w:color="538135" w:space="0" w:sz="12" w:val="single"/>
              <w:bottom w:color="538135" w:space="0" w:sz="12" w:val="single"/>
            </w:tcBorders>
          </w:tcPr>
          <w:p w:rsidR="00000000" w:rsidDel="00000000" w:rsidP="00000000" w:rsidRDefault="00000000" w:rsidRPr="00000000" w14:paraId="0000001E">
            <w:pPr>
              <w:spacing w:after="60" w:before="60" w:line="276" w:lineRule="auto"/>
              <w:ind w:left="709" w:hanging="709"/>
              <w:rPr>
                <w:sz w:val="20"/>
                <w:szCs w:val="20"/>
              </w:rPr>
            </w:pPr>
            <w:sdt>
              <w:sdtPr>
                <w:tag w:val="goog_rdk_1"/>
              </w:sdtPr>
              <w:sdtContent>
                <w:commentRangeStart w:id="1"/>
              </w:sdtContent>
            </w:sdt>
            <w:r w:rsidDel="00000000" w:rsidR="00000000" w:rsidRPr="00000000">
              <w:rPr>
                <w:sz w:val="20"/>
                <w:szCs w:val="20"/>
                <w:rtl w:val="0"/>
              </w:rPr>
              <w:t xml:space="preserve">Carmona Estrada, D.F., &amp; Garcia Quiroz, L.A. </w:t>
            </w:r>
            <w:commentRangeEnd w:id="1"/>
            <w:r w:rsidDel="00000000" w:rsidR="00000000" w:rsidRPr="00000000">
              <w:commentReference w:id="1"/>
            </w:r>
            <w:r w:rsidDel="00000000" w:rsidR="00000000" w:rsidRPr="00000000">
              <w:rPr>
                <w:sz w:val="20"/>
                <w:szCs w:val="20"/>
                <w:rtl w:val="0"/>
              </w:rPr>
              <w:t xml:space="preserve">(2025).</w:t>
            </w:r>
            <w:r w:rsidDel="00000000" w:rsidR="00000000" w:rsidRPr="00000000">
              <w:rPr>
                <w:b w:val="1"/>
                <w:rtl w:val="0"/>
              </w:rPr>
              <w:t xml:space="preserve"> </w:t>
            </w:r>
            <w:r w:rsidDel="00000000" w:rsidR="00000000" w:rsidRPr="00000000">
              <w:rPr>
                <w:rtl w:val="0"/>
              </w:rPr>
              <w:t xml:space="preserve">Modelo predictivo de AKI postoperatoria en cirugía no cardíaca.</w:t>
            </w:r>
            <w:r w:rsidDel="00000000" w:rsidR="00000000" w:rsidRPr="00000000">
              <w:rPr>
                <w:sz w:val="20"/>
                <w:szCs w:val="20"/>
                <w:rtl w:val="0"/>
              </w:rPr>
              <w:t xml:space="preserve"> Universidad de Antioquia, Medellín, Colombia.</w:t>
            </w:r>
          </w:p>
        </w:tc>
      </w:tr>
    </w:tbl>
    <w:p w:rsidR="00000000" w:rsidDel="00000000" w:rsidP="00000000" w:rsidRDefault="00000000" w:rsidRPr="00000000" w14:paraId="0000001F">
      <w:pPr>
        <w:jc w:val="left"/>
        <w:rPr>
          <w:b w:val="1"/>
        </w:rPr>
      </w:pPr>
      <w:r w:rsidDel="00000000" w:rsidR="00000000" w:rsidRPr="00000000">
        <w:rPr>
          <w:b w:val="1"/>
        </w:rPr>
        <w:drawing>
          <wp:inline distB="0" distT="0" distL="0" distR="0">
            <wp:extent cx="803637" cy="303715"/>
            <wp:effectExtent b="0" l="0" r="0" t="0"/>
            <wp:docPr id="397041727" name="image48.jpg"/>
            <a:graphic>
              <a:graphicData uri="http://schemas.openxmlformats.org/drawingml/2006/picture">
                <pic:pic>
                  <pic:nvPicPr>
                    <pic:cNvPr id="0" name="image48.jpg"/>
                    <pic:cNvPicPr preferRelativeResize="0"/>
                  </pic:nvPicPr>
                  <pic:blipFill>
                    <a:blip r:embed="rId12"/>
                    <a:srcRect b="0" l="0" r="0" t="0"/>
                    <a:stretch>
                      <a:fillRect/>
                    </a:stretch>
                  </pic:blipFill>
                  <pic:spPr>
                    <a:xfrm>
                      <a:off x="0" y="0"/>
                      <a:ext cx="803637" cy="303715"/>
                    </a:xfrm>
                    <a:prstGeom prst="rect"/>
                    <a:ln/>
                  </pic:spPr>
                </pic:pic>
              </a:graphicData>
            </a:graphic>
          </wp:inline>
        </w:drawing>
      </w:r>
      <w:r w:rsidDel="00000000" w:rsidR="00000000" w:rsidRPr="00000000">
        <w:rPr>
          <w:b w:val="1"/>
          <w:rtl w:val="0"/>
        </w:rPr>
        <w:t xml:space="preserve"> </w:t>
      </w:r>
      <w:r w:rsidDel="00000000" w:rsidR="00000000" w:rsidRPr="00000000">
        <w:rPr/>
        <w:drawing>
          <wp:inline distB="0" distT="0" distL="0" distR="0">
            <wp:extent cx="750563" cy="261288"/>
            <wp:effectExtent b="0" l="0" r="0" t="0"/>
            <wp:docPr descr="Creative Commons en periodismo: qué es y cómo usarlo" id="397041726" name="image46.png"/>
            <a:graphic>
              <a:graphicData uri="http://schemas.openxmlformats.org/drawingml/2006/picture">
                <pic:pic>
                  <pic:nvPicPr>
                    <pic:cNvPr descr="Creative Commons en periodismo: qué es y cómo usarlo" id="0" name="image46.png"/>
                    <pic:cNvPicPr preferRelativeResize="0"/>
                  </pic:nvPicPr>
                  <pic:blipFill>
                    <a:blip r:embed="rId13"/>
                    <a:srcRect b="7721" l="0" r="2978" t="9349"/>
                    <a:stretch>
                      <a:fillRect/>
                    </a:stretch>
                  </pic:blipFill>
                  <pic:spPr>
                    <a:xfrm>
                      <a:off x="0" y="0"/>
                      <a:ext cx="750563" cy="26128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sz w:val="20"/>
          <w:szCs w:val="20"/>
        </w:rPr>
      </w:pPr>
      <w:bookmarkStart w:colFirst="0" w:colLast="0" w:name="_heading=h.2et92p0" w:id="4"/>
      <w:bookmarkEnd w:id="4"/>
      <w:r w:rsidDel="00000000" w:rsidR="00000000" w:rsidRPr="00000000">
        <w:rPr>
          <w:rtl w:val="0"/>
        </w:rPr>
      </w:r>
    </w:p>
    <w:p w:rsidR="00000000" w:rsidDel="00000000" w:rsidP="00000000" w:rsidRDefault="00000000" w:rsidRPr="00000000" w14:paraId="00000021">
      <w:pPr>
        <w:rPr>
          <w:sz w:val="20"/>
          <w:szCs w:val="20"/>
        </w:rPr>
      </w:pPr>
      <w:bookmarkStart w:colFirst="0" w:colLast="0" w:name="_heading=h.tyjcwt" w:id="5"/>
      <w:bookmarkEnd w:id="5"/>
      <w:r w:rsidDel="00000000" w:rsidR="00000000" w:rsidRPr="00000000">
        <w:rPr>
          <w:rtl w:val="0"/>
        </w:rPr>
      </w:r>
    </w:p>
    <w:p w:rsidR="00000000" w:rsidDel="00000000" w:rsidP="00000000" w:rsidRDefault="00000000" w:rsidRPr="00000000" w14:paraId="00000022">
      <w:pPr>
        <w:spacing w:after="120" w:before="120" w:line="276" w:lineRule="auto"/>
        <w:jc w:val="left"/>
        <w:rPr>
          <w:sz w:val="20"/>
          <w:szCs w:val="20"/>
        </w:rPr>
      </w:pPr>
      <w:bookmarkStart w:colFirst="0" w:colLast="0" w:name="_heading=h.3dy6vkm" w:id="6"/>
      <w:bookmarkEnd w:id="6"/>
      <w:r w:rsidDel="00000000" w:rsidR="00000000" w:rsidRPr="00000000">
        <w:rPr>
          <w:sz w:val="20"/>
          <w:szCs w:val="20"/>
          <w:rtl w:val="0"/>
        </w:rPr>
        <w:t xml:space="preserve">Especialización en Analítica y Ciencia de Datos, </w:t>
      </w:r>
      <w:sdt>
        <w:sdtPr>
          <w:tag w:val="goog_rdk_2"/>
        </w:sdtPr>
        <w:sdtContent>
          <w:commentRangeStart w:id="2"/>
        </w:sdtContent>
      </w:sdt>
      <w:r w:rsidDel="00000000" w:rsidR="00000000" w:rsidRPr="00000000">
        <w:rPr>
          <w:sz w:val="20"/>
          <w:szCs w:val="20"/>
          <w:rtl w:val="0"/>
        </w:rPr>
        <w:t xml:space="preserve">Cohorte</w:t>
      </w:r>
      <w:r w:rsidDel="00000000" w:rsidR="00000000" w:rsidRPr="00000000">
        <w:rPr>
          <w:b w:val="1"/>
          <w:sz w:val="20"/>
          <w:szCs w:val="20"/>
          <w:rtl w:val="0"/>
        </w:rPr>
        <w:t xml:space="preserve"> </w:t>
      </w:r>
      <w:r w:rsidDel="00000000" w:rsidR="00000000" w:rsidRPr="00000000">
        <w:rPr>
          <w:sz w:val="20"/>
          <w:szCs w:val="20"/>
          <w:rtl w:val="0"/>
        </w:rPr>
        <w:t xml:space="preserve">IX.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3">
      <w:pPr>
        <w:spacing w:after="120" w:before="120" w:line="276" w:lineRule="auto"/>
        <w:jc w:val="left"/>
        <w:rPr>
          <w:sz w:val="20"/>
          <w:szCs w:val="20"/>
        </w:rPr>
      </w:pPr>
      <w:r w:rsidDel="00000000" w:rsidR="00000000" w:rsidRPr="00000000">
        <w:rPr>
          <w:sz w:val="20"/>
          <w:szCs w:val="20"/>
          <w:rtl w:val="0"/>
        </w:rPr>
        <w:t xml:space="preserve">Centro de Investigación Ambientales y de Ingeniería (CIA)</w:t>
      </w:r>
      <w:r w:rsidDel="00000000" w:rsidR="00000000" w:rsidRPr="00000000">
        <w:rPr>
          <w:rtl w:val="0"/>
        </w:rPr>
        <w:t xml:space="preserve">.</w:t>
      </w:r>
      <w:r w:rsidDel="00000000" w:rsidR="00000000" w:rsidRPr="00000000">
        <w:rPr>
          <w:sz w:val="20"/>
          <w:szCs w:val="20"/>
          <w:rtl w:val="0"/>
        </w:rPr>
        <w:t xml:space="preserve"> </w:t>
      </w:r>
    </w:p>
    <w:p w:rsidR="00000000" w:rsidDel="00000000" w:rsidP="00000000" w:rsidRDefault="00000000" w:rsidRPr="00000000" w14:paraId="00000024">
      <w:pPr>
        <w:spacing w:after="120" w:before="120" w:line="276" w:lineRule="auto"/>
        <w:jc w:val="left"/>
        <w:rPr>
          <w:sz w:val="20"/>
          <w:szCs w:val="20"/>
        </w:rPr>
      </w:pPr>
      <w:r w:rsidDel="00000000" w:rsidR="00000000" w:rsidRPr="00000000">
        <w:rPr>
          <w:rtl w:val="0"/>
        </w:rPr>
      </w:r>
    </w:p>
    <w:p w:rsidR="00000000" w:rsidDel="00000000" w:rsidP="00000000" w:rsidRDefault="00000000" w:rsidRPr="00000000" w14:paraId="00000025">
      <w:pPr>
        <w:spacing w:after="120" w:before="120" w:line="276" w:lineRule="auto"/>
        <w:jc w:val="left"/>
        <w:rPr>
          <w:sz w:val="20"/>
          <w:szCs w:val="20"/>
        </w:rPr>
      </w:pPr>
      <w:r w:rsidDel="00000000" w:rsidR="00000000" w:rsidRPr="00000000">
        <w:rPr>
          <w:rtl w:val="0"/>
        </w:rPr>
      </w:r>
    </w:p>
    <w:p w:rsidR="00000000" w:rsidDel="00000000" w:rsidP="00000000" w:rsidRDefault="00000000" w:rsidRPr="00000000" w14:paraId="00000026">
      <w:pPr>
        <w:spacing w:line="276" w:lineRule="auto"/>
        <w:jc w:val="left"/>
        <w:rPr>
          <w:sz w:val="20"/>
          <w:szCs w:val="20"/>
        </w:rPr>
      </w:pPr>
      <w:r w:rsidDel="00000000" w:rsidR="00000000" w:rsidRPr="00000000">
        <w:rPr>
          <w:rtl w:val="0"/>
        </w:rPr>
      </w:r>
    </w:p>
    <w:p w:rsidR="00000000" w:rsidDel="00000000" w:rsidP="00000000" w:rsidRDefault="00000000" w:rsidRPr="00000000" w14:paraId="00000027">
      <w:pPr>
        <w:rPr>
          <w:sz w:val="20"/>
          <w:szCs w:val="20"/>
        </w:rPr>
      </w:pPr>
      <w:bookmarkStart w:colFirst="0" w:colLast="0" w:name="_heading=h.1t3h5sf" w:id="7"/>
      <w:bookmarkEnd w:id="7"/>
      <w:r w:rsidDel="00000000" w:rsidR="00000000" w:rsidRPr="00000000">
        <w:rPr>
          <w:rtl w:val="0"/>
        </w:rPr>
      </w:r>
    </w:p>
    <w:tbl>
      <w:tblPr>
        <w:tblStyle w:val="Table2"/>
        <w:tblW w:w="467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10"/>
        <w:gridCol w:w="2268"/>
        <w:tblGridChange w:id="0">
          <w:tblGrid>
            <w:gridCol w:w="2410"/>
            <w:gridCol w:w="2268"/>
          </w:tblGrid>
        </w:tblGridChange>
      </w:tblGrid>
      <w:tr>
        <w:trPr>
          <w:cantSplit w:val="0"/>
          <w:tblHeader w:val="0"/>
        </w:trPr>
        <w:tc>
          <w:tcPr>
            <w:vAlign w:val="center"/>
          </w:tcPr>
          <w:p w:rsidR="00000000" w:rsidDel="00000000" w:rsidP="00000000" w:rsidRDefault="00000000" w:rsidRPr="00000000" w14:paraId="00000028">
            <w:pPr>
              <w:rPr>
                <w:sz w:val="20"/>
                <w:szCs w:val="20"/>
              </w:rPr>
            </w:pPr>
            <w:r w:rsidDel="00000000" w:rsidR="00000000" w:rsidRPr="00000000">
              <w:rPr>
                <w:sz w:val="20"/>
                <w:szCs w:val="20"/>
              </w:rPr>
              <w:drawing>
                <wp:inline distB="0" distT="0" distL="0" distR="0">
                  <wp:extent cx="1254906" cy="452526"/>
                  <wp:effectExtent b="0" l="0" r="0" t="0"/>
                  <wp:docPr id="397041729" name="image54.png"/>
                  <a:graphic>
                    <a:graphicData uri="http://schemas.openxmlformats.org/drawingml/2006/picture">
                      <pic:pic>
                        <pic:nvPicPr>
                          <pic:cNvPr id="0" name="image54.png"/>
                          <pic:cNvPicPr preferRelativeResize="0"/>
                        </pic:nvPicPr>
                        <pic:blipFill>
                          <a:blip r:embed="rId14"/>
                          <a:srcRect b="0" l="0" r="0" t="0"/>
                          <a:stretch>
                            <a:fillRect/>
                          </a:stretch>
                        </pic:blipFill>
                        <pic:spPr>
                          <a:xfrm>
                            <a:off x="0" y="0"/>
                            <a:ext cx="1254906" cy="452526"/>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29">
            <w:pPr>
              <w:rPr>
                <w:sz w:val="20"/>
                <w:szCs w:val="20"/>
              </w:rPr>
            </w:pPr>
            <w:r w:rsidDel="00000000" w:rsidR="00000000" w:rsidRPr="00000000">
              <w:rPr>
                <w:sz w:val="20"/>
                <w:szCs w:val="20"/>
              </w:rPr>
              <w:drawing>
                <wp:inline distB="0" distT="0" distL="0" distR="0">
                  <wp:extent cx="1249544" cy="458044"/>
                  <wp:effectExtent b="0" l="0" r="0" t="0"/>
                  <wp:docPr descr="Diagrama&#10;&#10;Descripción generada automáticamente con confianza media" id="397041728" name="image53.png"/>
                  <a:graphic>
                    <a:graphicData uri="http://schemas.openxmlformats.org/drawingml/2006/picture">
                      <pic:pic>
                        <pic:nvPicPr>
                          <pic:cNvPr descr="Diagrama&#10;&#10;Descripción generada automáticamente con confianza media" id="0" name="image53.png"/>
                          <pic:cNvPicPr preferRelativeResize="0"/>
                        </pic:nvPicPr>
                        <pic:blipFill>
                          <a:blip r:embed="rId15"/>
                          <a:srcRect b="26900" l="13611" r="13865" t="26359"/>
                          <a:stretch>
                            <a:fillRect/>
                          </a:stretch>
                        </pic:blipFill>
                        <pic:spPr>
                          <a:xfrm>
                            <a:off x="0" y="0"/>
                            <a:ext cx="1249544" cy="45804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A">
      <w:pPr>
        <w:spacing w:after="120" w:before="120" w:line="240" w:lineRule="auto"/>
        <w:jc w:val="left"/>
        <w:rPr>
          <w:sz w:val="20"/>
          <w:szCs w:val="20"/>
        </w:rPr>
      </w:pPr>
      <w:bookmarkStart w:colFirst="0" w:colLast="0" w:name="_heading=h.4d34og8" w:id="8"/>
      <w:bookmarkEnd w:id="8"/>
      <w:r w:rsidDel="00000000" w:rsidR="00000000" w:rsidRPr="00000000">
        <w:rPr>
          <w:sz w:val="20"/>
          <w:szCs w:val="20"/>
          <w:rtl w:val="0"/>
        </w:rPr>
        <w:t xml:space="preserve">Centro de Documentación Ingeniería (CENDOI)</w:t>
      </w:r>
    </w:p>
    <w:p w:rsidR="00000000" w:rsidDel="00000000" w:rsidP="00000000" w:rsidRDefault="00000000" w:rsidRPr="00000000" w14:paraId="0000002B">
      <w:pPr>
        <w:spacing w:after="120" w:before="120" w:line="240" w:lineRule="auto"/>
        <w:rPr>
          <w:b w:val="1"/>
          <w:sz w:val="20"/>
          <w:szCs w:val="20"/>
        </w:rPr>
      </w:pPr>
      <w:r w:rsidDel="00000000" w:rsidR="00000000" w:rsidRPr="00000000">
        <w:rPr>
          <w:rtl w:val="0"/>
        </w:rPr>
      </w:r>
    </w:p>
    <w:p w:rsidR="00000000" w:rsidDel="00000000" w:rsidP="00000000" w:rsidRDefault="00000000" w:rsidRPr="00000000" w14:paraId="0000002C">
      <w:pPr>
        <w:spacing w:after="120" w:before="120" w:line="240" w:lineRule="auto"/>
        <w:rPr>
          <w:sz w:val="20"/>
          <w:szCs w:val="20"/>
        </w:rPr>
      </w:pPr>
      <w:r w:rsidDel="00000000" w:rsidR="00000000" w:rsidRPr="00000000">
        <w:rPr>
          <w:b w:val="1"/>
          <w:sz w:val="20"/>
          <w:szCs w:val="20"/>
          <w:rtl w:val="0"/>
        </w:rPr>
        <w:t xml:space="preserve">Repositorio Institucional:</w:t>
      </w:r>
      <w:r w:rsidDel="00000000" w:rsidR="00000000" w:rsidRPr="00000000">
        <w:rPr>
          <w:sz w:val="20"/>
          <w:szCs w:val="20"/>
          <w:rtl w:val="0"/>
        </w:rPr>
        <w:t xml:space="preserve"> http://bibliotecadigital.udea.edu.co</w:t>
      </w:r>
    </w:p>
    <w:p w:rsidR="00000000" w:rsidDel="00000000" w:rsidP="00000000" w:rsidRDefault="00000000" w:rsidRPr="00000000" w14:paraId="0000002D">
      <w:pPr>
        <w:rPr>
          <w:sz w:val="20"/>
          <w:szCs w:val="20"/>
        </w:rPr>
      </w:pPr>
      <w:r w:rsidDel="00000000" w:rsidR="00000000" w:rsidRPr="00000000">
        <w:rPr>
          <w:rtl w:val="0"/>
        </w:rPr>
      </w:r>
    </w:p>
    <w:p w:rsidR="00000000" w:rsidDel="00000000" w:rsidP="00000000" w:rsidRDefault="00000000" w:rsidRPr="00000000" w14:paraId="0000002E">
      <w:pPr>
        <w:rPr>
          <w:sz w:val="20"/>
          <w:szCs w:val="20"/>
        </w:rPr>
      </w:pPr>
      <w:r w:rsidDel="00000000" w:rsidR="00000000" w:rsidRPr="00000000">
        <w:rPr>
          <w:sz w:val="20"/>
          <w:szCs w:val="20"/>
          <w:rtl w:val="0"/>
        </w:rPr>
        <w:t xml:space="preserve">Universidad de Antioquia - www.udea.edu.co</w:t>
      </w:r>
    </w:p>
    <w:p w:rsidR="00000000" w:rsidDel="00000000" w:rsidP="00000000" w:rsidRDefault="00000000" w:rsidRPr="00000000" w14:paraId="0000002F">
      <w:pPr>
        <w:spacing w:line="240" w:lineRule="auto"/>
        <w:jc w:val="left"/>
        <w:rPr>
          <w:sz w:val="20"/>
          <w:szCs w:val="20"/>
        </w:rPr>
      </w:pPr>
      <w:r w:rsidDel="00000000" w:rsidR="00000000" w:rsidRPr="00000000">
        <w:rPr>
          <w:sz w:val="20"/>
          <w:szCs w:val="20"/>
          <w:rtl w:val="0"/>
        </w:rPr>
        <w:t xml:space="preserve">Rector: John Jairo Arboleda Céspedes.</w:t>
      </w:r>
    </w:p>
    <w:p w:rsidR="00000000" w:rsidDel="00000000" w:rsidP="00000000" w:rsidRDefault="00000000" w:rsidRPr="00000000" w14:paraId="00000030">
      <w:pPr>
        <w:spacing w:line="240" w:lineRule="auto"/>
        <w:jc w:val="left"/>
        <w:rPr>
          <w:sz w:val="20"/>
          <w:szCs w:val="20"/>
        </w:rPr>
      </w:pPr>
      <w:r w:rsidDel="00000000" w:rsidR="00000000" w:rsidRPr="00000000">
        <w:rPr>
          <w:sz w:val="20"/>
          <w:szCs w:val="20"/>
          <w:rtl w:val="0"/>
        </w:rPr>
        <w:t xml:space="preserve">Decano: Julio Cesar Saldarriaga Molina</w:t>
      </w:r>
    </w:p>
    <w:p w:rsidR="00000000" w:rsidDel="00000000" w:rsidP="00000000" w:rsidRDefault="00000000" w:rsidRPr="00000000" w14:paraId="00000031">
      <w:pPr>
        <w:jc w:val="left"/>
        <w:rPr>
          <w:sz w:val="20"/>
          <w:szCs w:val="20"/>
        </w:rPr>
      </w:pPr>
      <w:r w:rsidDel="00000000" w:rsidR="00000000" w:rsidRPr="00000000">
        <w:rPr>
          <w:sz w:val="20"/>
          <w:szCs w:val="20"/>
          <w:rtl w:val="0"/>
        </w:rPr>
        <w:t xml:space="preserve">Jefe departamento: Diego José Luis Botia Valderrama</w:t>
      </w:r>
    </w:p>
    <w:p w:rsidR="00000000" w:rsidDel="00000000" w:rsidP="00000000" w:rsidRDefault="00000000" w:rsidRPr="00000000" w14:paraId="00000032">
      <w:pPr>
        <w:spacing w:line="276" w:lineRule="auto"/>
        <w:rPr>
          <w:sz w:val="20"/>
          <w:szCs w:val="20"/>
        </w:rPr>
      </w:pPr>
      <w:r w:rsidDel="00000000" w:rsidR="00000000" w:rsidRPr="00000000">
        <w:rPr>
          <w:rtl w:val="0"/>
        </w:rPr>
      </w:r>
    </w:p>
    <w:p w:rsidR="00000000" w:rsidDel="00000000" w:rsidP="00000000" w:rsidRDefault="00000000" w:rsidRPr="00000000" w14:paraId="00000033">
      <w:pPr>
        <w:spacing w:line="276" w:lineRule="auto"/>
        <w:rPr/>
      </w:pPr>
      <w:r w:rsidDel="00000000" w:rsidR="00000000" w:rsidRPr="00000000">
        <w:rPr>
          <w:sz w:val="20"/>
          <w:szCs w:val="20"/>
          <w:rtl w:val="0"/>
        </w:rPr>
        <w:t xml:space="preserve">El contenido de esta obra corresponde al derecho de expresión de los autores y no compromete el pensamiento institucional de la Universidad de Antioquia ni desata su responsabilidad frente a terceros. Los autores asumen la responsabilidad por los derechos de autor y conexos.</w:t>
      </w:r>
      <w:r w:rsidDel="00000000" w:rsidR="00000000" w:rsidRPr="00000000">
        <w:rPr>
          <w:rtl w:val="0"/>
        </w:rPr>
      </w:r>
    </w:p>
    <w:p w:rsidR="00000000" w:rsidDel="00000000" w:rsidP="00000000" w:rsidRDefault="00000000" w:rsidRPr="00000000" w14:paraId="00000034">
      <w:pPr>
        <w:spacing w:after="160" w:line="259" w:lineRule="auto"/>
        <w:jc w:val="left"/>
        <w:rPr>
          <w:b w:val="1"/>
        </w:rPr>
      </w:pPr>
      <w:r w:rsidDel="00000000" w:rsidR="00000000" w:rsidRPr="00000000">
        <w:br w:type="page"/>
      </w:r>
      <w:r w:rsidDel="00000000" w:rsidR="00000000" w:rsidRPr="00000000">
        <w:rPr>
          <w:rtl w:val="0"/>
        </w:rPr>
      </w:r>
    </w:p>
    <w:sdt>
      <w:sdtPr>
        <w:tag w:val="goog_rdk_6"/>
      </w:sdtPr>
      <w:sdtContent>
        <w:p w:rsidR="00000000" w:rsidDel="00000000" w:rsidP="00000000" w:rsidRDefault="00000000" w:rsidRPr="00000000" w14:paraId="00000035">
          <w:pPr>
            <w:jc w:val="center"/>
            <w:rPr>
              <w:del w:author="Author" w:id="0" w:date="2023-10-27T23:34:27Z"/>
              <w:b w:val="1"/>
              <w:sz w:val="20"/>
              <w:szCs w:val="20"/>
            </w:rPr>
          </w:pPr>
          <w:sdt>
            <w:sdtPr>
              <w:tag w:val="goog_rdk_4"/>
            </w:sdtPr>
            <w:sdtContent>
              <w:del w:author="Author" w:id="0" w:date="2023-10-27T23:34:27Z"/>
              <w:sdt>
                <w:sdtPr>
                  <w:tag w:val="goog_rdk_5"/>
                </w:sdtPr>
                <w:sdtContent>
                  <w:commentRangeStart w:id="3"/>
                </w:sdtContent>
              </w:sdt>
              <w:del w:author="Author" w:id="0" w:date="2023-10-27T23:34:27Z">
                <w:r w:rsidDel="00000000" w:rsidR="00000000" w:rsidRPr="00000000">
                  <w:rPr>
                    <w:b w:val="1"/>
                    <w:sz w:val="20"/>
                    <w:szCs w:val="20"/>
                    <w:rtl w:val="0"/>
                  </w:rPr>
                  <w:delText xml:space="preserve">Encabezado</w:delText>
                </w:r>
                <w:commentRangeEnd w:id="3"/>
                <w:r w:rsidDel="00000000" w:rsidR="00000000" w:rsidRPr="00000000">
                  <w:commentReference w:id="3"/>
                </w:r>
                <w:r w:rsidDel="00000000" w:rsidR="00000000" w:rsidRPr="00000000">
                  <w:rPr>
                    <w:rtl w:val="0"/>
                  </w:rPr>
                </w:r>
              </w:del>
            </w:sdtContent>
          </w:sdt>
        </w:p>
      </w:sdtContent>
    </w:sdt>
    <w:p w:rsidR="00000000" w:rsidDel="00000000" w:rsidP="00000000" w:rsidRDefault="00000000" w:rsidRPr="00000000" w14:paraId="00000036">
      <w:pPr>
        <w:jc w:val="center"/>
        <w:rPr>
          <w:b w:val="1"/>
          <w:sz w:val="20"/>
          <w:szCs w:val="2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line="480" w:lineRule="auto"/>
        <w:ind w:left="360" w:firstLine="0"/>
        <w:jc w:val="left"/>
        <w:rPr>
          <w:color w:val="000000"/>
          <w:sz w:val="20"/>
          <w:szCs w:val="20"/>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b w:val="1"/>
          <w:rtl w:val="0"/>
        </w:rPr>
        <w:t xml:space="preserve">Dedicatoria</w:t>
      </w: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tabs>
          <w:tab w:val="center" w:leader="none" w:pos="4702"/>
          <w:tab w:val="right" w:leader="none" w:pos="9404"/>
        </w:tabs>
        <w:jc w:val="left"/>
        <w:rPr/>
      </w:pPr>
      <w:r w:rsidDel="00000000" w:rsidR="00000000" w:rsidRPr="00000000">
        <w:rPr>
          <w:rtl w:val="0"/>
        </w:rPr>
        <w:tab/>
        <w:t xml:space="preserve">Texto de dedicatoria centrado.</w:t>
        <w:tab/>
      </w:r>
    </w:p>
    <w:p w:rsidR="00000000" w:rsidDel="00000000" w:rsidP="00000000" w:rsidRDefault="00000000" w:rsidRPr="00000000" w14:paraId="0000003B">
      <w:pPr>
        <w:rPr/>
      </w:pPr>
      <w:r w:rsidDel="00000000" w:rsidR="00000000" w:rsidRPr="00000000">
        <w:rPr>
          <w:rtl w:val="0"/>
        </w:rPr>
        <w:tab/>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tabs>
          <w:tab w:val="left" w:leader="none" w:pos="7305"/>
        </w:tabs>
        <w:rPr/>
      </w:pPr>
      <w:r w:rsidDel="00000000" w:rsidR="00000000" w:rsidRPr="00000000">
        <w:rPr>
          <w:rtl w:val="0"/>
        </w:rPr>
        <w:tab/>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b w:val="1"/>
          <w:rtl w:val="0"/>
        </w:rPr>
        <w:t xml:space="preserve">Agradecimientos</w:t>
      </w:r>
      <w:r w:rsidDel="00000000" w:rsidR="00000000" w:rsidRPr="00000000">
        <w:rPr>
          <w:rtl w:val="0"/>
        </w:rPr>
      </w:r>
    </w:p>
    <w:p w:rsidR="00000000" w:rsidDel="00000000" w:rsidP="00000000" w:rsidRDefault="00000000" w:rsidRPr="00000000" w14:paraId="00000046">
      <w:pPr>
        <w:jc w:val="center"/>
        <w:rPr/>
      </w:pPr>
      <w:r w:rsidDel="00000000" w:rsidR="00000000" w:rsidRPr="00000000">
        <w:rPr>
          <w:rtl w:val="0"/>
        </w:rPr>
      </w:r>
    </w:p>
    <w:p w:rsidR="00000000" w:rsidDel="00000000" w:rsidP="00000000" w:rsidRDefault="00000000" w:rsidRPr="00000000" w14:paraId="00000047">
      <w:pPr>
        <w:jc w:val="center"/>
        <w:rPr/>
      </w:pPr>
      <w:r w:rsidDel="00000000" w:rsidR="00000000" w:rsidRPr="00000000">
        <w:rPr>
          <w:rtl w:val="0"/>
        </w:rPr>
        <w:t xml:space="preserve">Texto de agradecimientos centrado.</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ab/>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4E">
      <w:pPr>
        <w:jc w:val="center"/>
        <w:rPr>
          <w:b w:val="1"/>
        </w:rPr>
      </w:pPr>
      <w:r w:rsidDel="00000000" w:rsidR="00000000" w:rsidRPr="00000000">
        <w:rPr>
          <w:b w:val="1"/>
          <w:rtl w:val="0"/>
        </w:rPr>
        <w:t xml:space="preserve">Tabla de contenido</w:t>
      </w:r>
    </w:p>
    <w:p w:rsidR="00000000" w:rsidDel="00000000" w:rsidP="00000000" w:rsidRDefault="00000000" w:rsidRPr="00000000" w14:paraId="0000004F">
      <w:pPr>
        <w:spacing w:after="160" w:line="259" w:lineRule="auto"/>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right" w:leader="none" w:pos="9394"/>
            </w:tabs>
            <w:spacing w:after="240" w:before="240" w:line="240" w:lineRule="auto"/>
            <w:jc w:val="left"/>
            <w:rPr>
              <w:rFonts w:ascii="Calibri" w:cs="Calibri" w:eastAsia="Calibri" w:hAnsi="Calibri"/>
              <w:color w:val="000000"/>
              <w:sz w:val="22"/>
              <w:szCs w:val="22"/>
            </w:rPr>
          </w:pPr>
          <w:r w:rsidDel="00000000" w:rsidR="00000000" w:rsidRPr="00000000">
            <w:fldChar w:fldCharType="begin"/>
            <w:instrText xml:space="preserve"> TOC \h \u \z \t "Heading 1,1,Heading 2,2,Heading 3,3,Heading 4,4,Heading 5,5,"</w:instrText>
            <w:fldChar w:fldCharType="separate"/>
          </w:r>
          <w:hyperlink w:anchor="_heading=h.3rdcrjn">
            <w:r w:rsidDel="00000000" w:rsidR="00000000" w:rsidRPr="00000000">
              <w:rPr>
                <w:color w:val="000000"/>
                <w:rtl w:val="0"/>
              </w:rPr>
              <w:t xml:space="preserve">Resumen</w:t>
              <w:tab/>
              <w:t xml:space="preserve">9</w:t>
            </w:r>
          </w:hyperlink>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right" w:leader="none" w:pos="9394"/>
            </w:tabs>
            <w:spacing w:after="240" w:before="240" w:line="240" w:lineRule="auto"/>
            <w:jc w:val="left"/>
            <w:rPr>
              <w:rFonts w:ascii="Calibri" w:cs="Calibri" w:eastAsia="Calibri" w:hAnsi="Calibri"/>
              <w:color w:val="000000"/>
              <w:sz w:val="22"/>
              <w:szCs w:val="22"/>
            </w:rPr>
          </w:pPr>
          <w:hyperlink w:anchor="_heading=h.26in1rg">
            <w:r w:rsidDel="00000000" w:rsidR="00000000" w:rsidRPr="00000000">
              <w:rPr>
                <w:color w:val="000000"/>
                <w:rtl w:val="0"/>
              </w:rPr>
              <w:t xml:space="preserve">Abstract</w:t>
              <w:tab/>
              <w:t xml:space="preserve">10</w:t>
            </w:r>
          </w:hyperlink>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right" w:leader="none" w:pos="9394"/>
              <w:tab w:val="left" w:leader="none" w:pos="442"/>
            </w:tabs>
            <w:spacing w:after="240" w:before="240" w:line="240" w:lineRule="auto"/>
            <w:jc w:val="left"/>
            <w:rPr>
              <w:rFonts w:ascii="Calibri" w:cs="Calibri" w:eastAsia="Calibri" w:hAnsi="Calibri"/>
              <w:color w:val="000000"/>
              <w:sz w:val="22"/>
              <w:szCs w:val="22"/>
            </w:rPr>
          </w:pPr>
          <w:hyperlink w:anchor="_heading=h.35nkun2">
            <w:r w:rsidDel="00000000" w:rsidR="00000000" w:rsidRPr="00000000">
              <w:rPr>
                <w:color w:val="000000"/>
                <w:rtl w:val="0"/>
              </w:rPr>
              <w:t xml:space="preserve">1.</w:t>
            </w:r>
          </w:hyperlink>
          <w:hyperlink w:anchor="_heading=h.35nkun2">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_heading=h.35nkun2 \h </w:instrText>
            <w:fldChar w:fldCharType="separate"/>
          </w:r>
          <w:r w:rsidDel="00000000" w:rsidR="00000000" w:rsidRPr="00000000">
            <w:rPr>
              <w:color w:val="000000"/>
              <w:rtl w:val="0"/>
            </w:rPr>
            <w:t xml:space="preserve">Descripción del problema</w:t>
            <w:tab/>
            <w:t xml:space="preserve">11</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leader="none" w:pos="958"/>
              <w:tab w:val="right" w:leader="none" w:pos="9394"/>
            </w:tabs>
            <w:spacing w:after="240" w:before="240" w:line="240" w:lineRule="auto"/>
            <w:ind w:left="238" w:firstLine="0"/>
            <w:jc w:val="left"/>
            <w:rPr>
              <w:rFonts w:ascii="Calibri" w:cs="Calibri" w:eastAsia="Calibri" w:hAnsi="Calibri"/>
              <w:color w:val="000000"/>
              <w:sz w:val="22"/>
              <w:szCs w:val="22"/>
            </w:rPr>
          </w:pPr>
          <w:r w:rsidDel="00000000" w:rsidR="00000000" w:rsidRPr="00000000">
            <w:fldChar w:fldCharType="end"/>
          </w:r>
          <w:hyperlink w:anchor="_heading=h.1ksv4uv">
            <w:r w:rsidDel="00000000" w:rsidR="00000000" w:rsidRPr="00000000">
              <w:rPr>
                <w:color w:val="000000"/>
                <w:rtl w:val="0"/>
              </w:rPr>
              <w:t xml:space="preserve">1.1.</w:t>
            </w:r>
          </w:hyperlink>
          <w:hyperlink w:anchor="_heading=h.1ksv4uv">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_heading=h.1ksv4uv \h </w:instrText>
            <w:fldChar w:fldCharType="separate"/>
          </w:r>
          <w:r w:rsidDel="00000000" w:rsidR="00000000" w:rsidRPr="00000000">
            <w:rPr>
              <w:color w:val="000000"/>
              <w:rtl w:val="0"/>
            </w:rPr>
            <w:t xml:space="preserve">Problema de negocio</w:t>
            <w:tab/>
            <w:t xml:space="preserve">11</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left" w:leader="none" w:pos="958"/>
              <w:tab w:val="right" w:leader="none" w:pos="9394"/>
            </w:tabs>
            <w:spacing w:after="240" w:before="240" w:line="240" w:lineRule="auto"/>
            <w:ind w:left="238" w:firstLine="0"/>
            <w:jc w:val="left"/>
            <w:rPr>
              <w:rFonts w:ascii="Calibri" w:cs="Calibri" w:eastAsia="Calibri" w:hAnsi="Calibri"/>
              <w:color w:val="000000"/>
              <w:sz w:val="22"/>
              <w:szCs w:val="22"/>
            </w:rPr>
          </w:pPr>
          <w:r w:rsidDel="00000000" w:rsidR="00000000" w:rsidRPr="00000000">
            <w:fldChar w:fldCharType="end"/>
          </w:r>
          <w:hyperlink w:anchor="_heading=h.44sinio">
            <w:r w:rsidDel="00000000" w:rsidR="00000000" w:rsidRPr="00000000">
              <w:rPr>
                <w:color w:val="000000"/>
                <w:rtl w:val="0"/>
              </w:rPr>
              <w:t xml:space="preserve">1.2.</w:t>
            </w:r>
          </w:hyperlink>
          <w:hyperlink w:anchor="_heading=h.44sinio">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_heading=h.44sinio \h </w:instrText>
            <w:fldChar w:fldCharType="separate"/>
          </w:r>
          <w:r w:rsidDel="00000000" w:rsidR="00000000" w:rsidRPr="00000000">
            <w:rPr>
              <w:color w:val="000000"/>
              <w:rtl w:val="0"/>
            </w:rPr>
            <w:t xml:space="preserve">Aproximación desde la analítica de datos</w:t>
            <w:tab/>
            <w:t xml:space="preserve">11</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left" w:leader="none" w:pos="958"/>
              <w:tab w:val="right" w:leader="none" w:pos="9394"/>
            </w:tabs>
            <w:spacing w:after="240" w:before="240" w:line="240" w:lineRule="auto"/>
            <w:ind w:left="238" w:firstLine="0"/>
            <w:jc w:val="left"/>
            <w:rPr>
              <w:rFonts w:ascii="Calibri" w:cs="Calibri" w:eastAsia="Calibri" w:hAnsi="Calibri"/>
              <w:color w:val="000000"/>
              <w:sz w:val="22"/>
              <w:szCs w:val="22"/>
            </w:rPr>
          </w:pPr>
          <w:r w:rsidDel="00000000" w:rsidR="00000000" w:rsidRPr="00000000">
            <w:fldChar w:fldCharType="end"/>
          </w:r>
          <w:hyperlink w:anchor="_heading=h.z337ya">
            <w:r w:rsidDel="00000000" w:rsidR="00000000" w:rsidRPr="00000000">
              <w:rPr>
                <w:color w:val="000000"/>
                <w:rtl w:val="0"/>
              </w:rPr>
              <w:t xml:space="preserve">1.3.</w:t>
            </w:r>
          </w:hyperlink>
          <w:hyperlink w:anchor="_heading=h.z337ya">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_heading=h.z337ya \h </w:instrText>
            <w:fldChar w:fldCharType="separate"/>
          </w:r>
          <w:r w:rsidDel="00000000" w:rsidR="00000000" w:rsidRPr="00000000">
            <w:rPr>
              <w:color w:val="000000"/>
              <w:rtl w:val="0"/>
            </w:rPr>
            <w:t xml:space="preserve">Origen de los datos</w:t>
            <w:tab/>
            <w:t xml:space="preserve">11</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left" w:leader="none" w:pos="958"/>
              <w:tab w:val="right" w:leader="none" w:pos="9394"/>
            </w:tabs>
            <w:spacing w:after="240" w:before="240" w:line="240" w:lineRule="auto"/>
            <w:ind w:left="238" w:firstLine="0"/>
            <w:jc w:val="left"/>
            <w:rPr>
              <w:rFonts w:ascii="Calibri" w:cs="Calibri" w:eastAsia="Calibri" w:hAnsi="Calibri"/>
              <w:color w:val="000000"/>
              <w:sz w:val="22"/>
              <w:szCs w:val="22"/>
            </w:rPr>
          </w:pPr>
          <w:r w:rsidDel="00000000" w:rsidR="00000000" w:rsidRPr="00000000">
            <w:fldChar w:fldCharType="end"/>
          </w:r>
          <w:hyperlink w:anchor="_heading=h.3j2qqm3">
            <w:r w:rsidDel="00000000" w:rsidR="00000000" w:rsidRPr="00000000">
              <w:rPr>
                <w:color w:val="000000"/>
                <w:rtl w:val="0"/>
              </w:rPr>
              <w:t xml:space="preserve">1.4.</w:t>
            </w:r>
          </w:hyperlink>
          <w:hyperlink w:anchor="_heading=h.3j2qqm3">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_heading=h.3j2qqm3 \h </w:instrText>
            <w:fldChar w:fldCharType="separate"/>
          </w:r>
          <w:r w:rsidDel="00000000" w:rsidR="00000000" w:rsidRPr="00000000">
            <w:rPr>
              <w:color w:val="000000"/>
              <w:rtl w:val="0"/>
            </w:rPr>
            <w:t xml:space="preserve">Métricas de desempeño</w:t>
            <w:tab/>
            <w:t xml:space="preserve">11</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right" w:leader="none" w:pos="9394"/>
              <w:tab w:val="left" w:leader="none" w:pos="442"/>
            </w:tabs>
            <w:spacing w:after="240" w:before="240" w:line="240" w:lineRule="auto"/>
            <w:jc w:val="left"/>
            <w:rPr>
              <w:rFonts w:ascii="Calibri" w:cs="Calibri" w:eastAsia="Calibri" w:hAnsi="Calibri"/>
              <w:color w:val="000000"/>
              <w:sz w:val="22"/>
              <w:szCs w:val="22"/>
            </w:rPr>
          </w:pPr>
          <w:r w:rsidDel="00000000" w:rsidR="00000000" w:rsidRPr="00000000">
            <w:fldChar w:fldCharType="end"/>
          </w:r>
          <w:hyperlink w:anchor="_heading=h.4i7ojhp">
            <w:r w:rsidDel="00000000" w:rsidR="00000000" w:rsidRPr="00000000">
              <w:rPr>
                <w:color w:val="000000"/>
                <w:rtl w:val="0"/>
              </w:rPr>
              <w:t xml:space="preserve">2.</w:t>
            </w:r>
          </w:hyperlink>
          <w:hyperlink w:anchor="_heading=h.4i7ojhp">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_heading=h.4i7ojhp \h </w:instrText>
            <w:fldChar w:fldCharType="separate"/>
          </w:r>
          <w:r w:rsidDel="00000000" w:rsidR="00000000" w:rsidRPr="00000000">
            <w:rPr>
              <w:color w:val="000000"/>
              <w:rtl w:val="0"/>
            </w:rPr>
            <w:t xml:space="preserve">Objetivos</w:t>
            <w:tab/>
            <w:t xml:space="preserve">12</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left" w:leader="none" w:pos="958"/>
              <w:tab w:val="right" w:leader="none" w:pos="9394"/>
            </w:tabs>
            <w:spacing w:after="240" w:before="240" w:line="240" w:lineRule="auto"/>
            <w:ind w:left="238" w:firstLine="0"/>
            <w:jc w:val="left"/>
            <w:rPr>
              <w:rFonts w:ascii="Calibri" w:cs="Calibri" w:eastAsia="Calibri" w:hAnsi="Calibri"/>
              <w:color w:val="000000"/>
              <w:sz w:val="22"/>
              <w:szCs w:val="22"/>
            </w:rPr>
          </w:pPr>
          <w:r w:rsidDel="00000000" w:rsidR="00000000" w:rsidRPr="00000000">
            <w:fldChar w:fldCharType="end"/>
          </w:r>
          <w:hyperlink w:anchor="_heading=h.2xcytpi">
            <w:r w:rsidDel="00000000" w:rsidR="00000000" w:rsidRPr="00000000">
              <w:rPr>
                <w:color w:val="000000"/>
                <w:rtl w:val="0"/>
              </w:rPr>
              <w:t xml:space="preserve">2.1.</w:t>
            </w:r>
          </w:hyperlink>
          <w:hyperlink w:anchor="_heading=h.2xcytpi">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_heading=h.2xcytpi \h </w:instrText>
            <w:fldChar w:fldCharType="separate"/>
          </w:r>
          <w:r w:rsidDel="00000000" w:rsidR="00000000" w:rsidRPr="00000000">
            <w:rPr>
              <w:color w:val="000000"/>
              <w:rtl w:val="0"/>
            </w:rPr>
            <w:t xml:space="preserve">Objetivo general</w:t>
            <w:tab/>
            <w:t xml:space="preserve">12</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left" w:leader="none" w:pos="958"/>
              <w:tab w:val="right" w:leader="none" w:pos="9394"/>
            </w:tabs>
            <w:spacing w:after="240" w:before="240" w:line="240" w:lineRule="auto"/>
            <w:ind w:left="238" w:firstLine="0"/>
            <w:jc w:val="left"/>
            <w:rPr>
              <w:rFonts w:ascii="Calibri" w:cs="Calibri" w:eastAsia="Calibri" w:hAnsi="Calibri"/>
              <w:color w:val="000000"/>
              <w:sz w:val="22"/>
              <w:szCs w:val="22"/>
            </w:rPr>
          </w:pPr>
          <w:r w:rsidDel="00000000" w:rsidR="00000000" w:rsidRPr="00000000">
            <w:fldChar w:fldCharType="end"/>
          </w:r>
          <w:hyperlink w:anchor="_heading=h.3whwml4">
            <w:r w:rsidDel="00000000" w:rsidR="00000000" w:rsidRPr="00000000">
              <w:rPr>
                <w:color w:val="000000"/>
                <w:rtl w:val="0"/>
              </w:rPr>
              <w:t xml:space="preserve">2.2.</w:t>
            </w:r>
          </w:hyperlink>
          <w:hyperlink w:anchor="_heading=h.3whwml4">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_heading=h.3whwml4 \h </w:instrText>
            <w:fldChar w:fldCharType="separate"/>
          </w:r>
          <w:r w:rsidDel="00000000" w:rsidR="00000000" w:rsidRPr="00000000">
            <w:rPr>
              <w:color w:val="000000"/>
              <w:rtl w:val="0"/>
            </w:rPr>
            <w:t xml:space="preserve">Objetivos específicos</w:t>
            <w:tab/>
            <w:t xml:space="preserve">12</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right" w:leader="none" w:pos="9394"/>
              <w:tab w:val="left" w:leader="none" w:pos="442"/>
            </w:tabs>
            <w:spacing w:after="240" w:before="240" w:line="240" w:lineRule="auto"/>
            <w:jc w:val="left"/>
            <w:rPr>
              <w:rFonts w:ascii="Calibri" w:cs="Calibri" w:eastAsia="Calibri" w:hAnsi="Calibri"/>
              <w:color w:val="000000"/>
              <w:sz w:val="22"/>
              <w:szCs w:val="22"/>
            </w:rPr>
          </w:pPr>
          <w:r w:rsidDel="00000000" w:rsidR="00000000" w:rsidRPr="00000000">
            <w:fldChar w:fldCharType="end"/>
          </w:r>
          <w:hyperlink w:anchor="_heading=h.2bn6wsx">
            <w:r w:rsidDel="00000000" w:rsidR="00000000" w:rsidRPr="00000000">
              <w:rPr>
                <w:color w:val="000000"/>
                <w:rtl w:val="0"/>
              </w:rPr>
              <w:t xml:space="preserve">3.</w:t>
            </w:r>
          </w:hyperlink>
          <w:hyperlink w:anchor="_heading=h.2bn6wsx">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_heading=h.2bn6wsx \h </w:instrText>
            <w:fldChar w:fldCharType="separate"/>
          </w:r>
          <w:r w:rsidDel="00000000" w:rsidR="00000000" w:rsidRPr="00000000">
            <w:rPr>
              <w:color w:val="000000"/>
              <w:rtl w:val="0"/>
            </w:rPr>
            <w:t xml:space="preserve">Datos</w:t>
            <w:tab/>
            <w:t xml:space="preserve">13</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left" w:leader="none" w:pos="958"/>
              <w:tab w:val="right" w:leader="none" w:pos="9394"/>
            </w:tabs>
            <w:spacing w:after="240" w:before="240" w:line="240" w:lineRule="auto"/>
            <w:ind w:left="238" w:firstLine="0"/>
            <w:jc w:val="left"/>
            <w:rPr>
              <w:rFonts w:ascii="Calibri" w:cs="Calibri" w:eastAsia="Calibri" w:hAnsi="Calibri"/>
              <w:color w:val="000000"/>
              <w:sz w:val="22"/>
              <w:szCs w:val="22"/>
            </w:rPr>
          </w:pPr>
          <w:r w:rsidDel="00000000" w:rsidR="00000000" w:rsidRPr="00000000">
            <w:fldChar w:fldCharType="end"/>
          </w:r>
          <w:hyperlink w:anchor="_heading=h.qsh70q">
            <w:r w:rsidDel="00000000" w:rsidR="00000000" w:rsidRPr="00000000">
              <w:rPr>
                <w:color w:val="000000"/>
                <w:rtl w:val="0"/>
              </w:rPr>
              <w:t xml:space="preserve">3.1.</w:t>
            </w:r>
          </w:hyperlink>
          <w:hyperlink w:anchor="_heading=h.qsh70q">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_heading=h.qsh70q \h </w:instrText>
            <w:fldChar w:fldCharType="separate"/>
          </w:r>
          <w:r w:rsidDel="00000000" w:rsidR="00000000" w:rsidRPr="00000000">
            <w:rPr>
              <w:color w:val="000000"/>
              <w:rtl w:val="0"/>
            </w:rPr>
            <w:t xml:space="preserve">Datos originales</w:t>
            <w:tab/>
            <w:t xml:space="preserve">13</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leader="none" w:pos="958"/>
              <w:tab w:val="right" w:leader="none" w:pos="9394"/>
            </w:tabs>
            <w:spacing w:after="240" w:before="240" w:line="240" w:lineRule="auto"/>
            <w:ind w:left="238" w:firstLine="0"/>
            <w:jc w:val="left"/>
            <w:rPr>
              <w:rFonts w:ascii="Calibri" w:cs="Calibri" w:eastAsia="Calibri" w:hAnsi="Calibri"/>
              <w:color w:val="000000"/>
              <w:sz w:val="22"/>
              <w:szCs w:val="22"/>
            </w:rPr>
          </w:pPr>
          <w:r w:rsidDel="00000000" w:rsidR="00000000" w:rsidRPr="00000000">
            <w:fldChar w:fldCharType="end"/>
          </w:r>
          <w:hyperlink w:anchor="_heading=h.3as4poj">
            <w:r w:rsidDel="00000000" w:rsidR="00000000" w:rsidRPr="00000000">
              <w:rPr>
                <w:color w:val="000000"/>
                <w:rtl w:val="0"/>
              </w:rPr>
              <w:t xml:space="preserve">3.2.</w:t>
            </w:r>
          </w:hyperlink>
          <w:hyperlink w:anchor="_heading=h.3as4poj">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_heading=h.3as4poj \h </w:instrText>
            <w:fldChar w:fldCharType="separate"/>
          </w:r>
          <w:r w:rsidDel="00000000" w:rsidR="00000000" w:rsidRPr="00000000">
            <w:rPr>
              <w:rtl w:val="0"/>
            </w:rPr>
            <w:t xml:space="preserve">Datasets</w:t>
          </w:r>
          <w:r w:rsidDel="00000000" w:rsidR="00000000" w:rsidRPr="00000000">
            <w:rPr>
              <w:color w:val="000000"/>
              <w:rtl w:val="0"/>
            </w:rPr>
            <w:tab/>
            <w:t xml:space="preserve">13</w:t>
          </w:r>
          <w:r w:rsidDel="00000000" w:rsidR="00000000" w:rsidRPr="00000000">
            <w:fldChar w:fldCharType="begin"/>
            <w:instrText xml:space="preserve"> HYPERLINK \l "_heading=h.3as4poj"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leader="none" w:pos="958"/>
              <w:tab w:val="right" w:leader="none" w:pos="9394"/>
            </w:tabs>
            <w:spacing w:after="240" w:before="240" w:line="240" w:lineRule="auto"/>
            <w:ind w:left="238" w:firstLine="0"/>
            <w:jc w:val="left"/>
            <w:rPr>
              <w:rFonts w:ascii="Calibri" w:cs="Calibri" w:eastAsia="Calibri" w:hAnsi="Calibri"/>
              <w:color w:val="000000"/>
              <w:sz w:val="22"/>
              <w:szCs w:val="22"/>
            </w:rPr>
          </w:pPr>
          <w:r w:rsidDel="00000000" w:rsidR="00000000" w:rsidRPr="00000000">
            <w:fldChar w:fldCharType="end"/>
          </w:r>
          <w:hyperlink w:anchor="_heading=h.1pxezwc">
            <w:r w:rsidDel="00000000" w:rsidR="00000000" w:rsidRPr="00000000">
              <w:rPr>
                <w:color w:val="000000"/>
                <w:rtl w:val="0"/>
              </w:rPr>
              <w:t xml:space="preserve">3.3.</w:t>
            </w:r>
          </w:hyperlink>
          <w:hyperlink w:anchor="_heading=h.1pxezwc">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_heading=h.1pxezwc \h </w:instrText>
            <w:fldChar w:fldCharType="separate"/>
          </w:r>
          <w:r w:rsidDel="00000000" w:rsidR="00000000" w:rsidRPr="00000000">
            <w:rPr>
              <w:color w:val="000000"/>
              <w:rtl w:val="0"/>
            </w:rPr>
            <w:t xml:space="preserve">Analítica descriptiva</w:t>
            <w:tab/>
            <w:t xml:space="preserve">13</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right" w:leader="none" w:pos="9394"/>
              <w:tab w:val="left" w:leader="none" w:pos="442"/>
            </w:tabs>
            <w:spacing w:after="240" w:before="240" w:line="240" w:lineRule="auto"/>
            <w:jc w:val="left"/>
            <w:rPr>
              <w:rFonts w:ascii="Calibri" w:cs="Calibri" w:eastAsia="Calibri" w:hAnsi="Calibri"/>
              <w:color w:val="000000"/>
              <w:sz w:val="22"/>
              <w:szCs w:val="22"/>
            </w:rPr>
          </w:pPr>
          <w:r w:rsidDel="00000000" w:rsidR="00000000" w:rsidRPr="00000000">
            <w:fldChar w:fldCharType="end"/>
          </w:r>
          <w:hyperlink w:anchor="_heading=h.49x2ik5">
            <w:r w:rsidDel="00000000" w:rsidR="00000000" w:rsidRPr="00000000">
              <w:rPr>
                <w:color w:val="000000"/>
                <w:rtl w:val="0"/>
              </w:rPr>
              <w:t xml:space="preserve">4.</w:t>
            </w:r>
          </w:hyperlink>
          <w:hyperlink w:anchor="_heading=h.49x2ik5">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_heading=h.49x2ik5 \h </w:instrText>
            <w:fldChar w:fldCharType="separate"/>
          </w:r>
          <w:r w:rsidDel="00000000" w:rsidR="00000000" w:rsidRPr="00000000">
            <w:rPr>
              <w:color w:val="000000"/>
              <w:rtl w:val="0"/>
            </w:rPr>
            <w:t xml:space="preserve">Proceso de analítica</w:t>
            <w:tab/>
            <w:t xml:space="preserve">14</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left" w:leader="none" w:pos="958"/>
              <w:tab w:val="right" w:leader="none" w:pos="9394"/>
            </w:tabs>
            <w:spacing w:after="240" w:before="240" w:line="240" w:lineRule="auto"/>
            <w:ind w:left="238" w:firstLine="0"/>
            <w:jc w:val="left"/>
            <w:rPr>
              <w:rFonts w:ascii="Calibri" w:cs="Calibri" w:eastAsia="Calibri" w:hAnsi="Calibri"/>
              <w:color w:val="000000"/>
              <w:sz w:val="22"/>
              <w:szCs w:val="22"/>
            </w:rPr>
          </w:pPr>
          <w:r w:rsidDel="00000000" w:rsidR="00000000" w:rsidRPr="00000000">
            <w:fldChar w:fldCharType="end"/>
          </w:r>
          <w:hyperlink w:anchor="_heading=h.2p2csry">
            <w:r w:rsidDel="00000000" w:rsidR="00000000" w:rsidRPr="00000000">
              <w:rPr>
                <w:color w:val="000000"/>
                <w:rtl w:val="0"/>
              </w:rPr>
              <w:t xml:space="preserve">4.1.</w:t>
            </w:r>
          </w:hyperlink>
          <w:hyperlink w:anchor="_heading=h.2p2csry">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_heading=h.2p2csry \h </w:instrText>
            <w:fldChar w:fldCharType="separate"/>
          </w:r>
          <w:r w:rsidDel="00000000" w:rsidR="00000000" w:rsidRPr="00000000">
            <w:rPr>
              <w:color w:val="000000"/>
              <w:rtl w:val="0"/>
            </w:rPr>
            <w:t xml:space="preserve">Pipeline principal</w:t>
            <w:tab/>
            <w:t xml:space="preserve">14</w:t>
          </w:r>
          <w:r w:rsidDel="00000000" w:rsidR="00000000" w:rsidRPr="00000000">
            <w:fldChar w:fldCharType="begin"/>
            <w:instrText xml:space="preserve"> HYPERLINK \l "_heading=h.2p2csry"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leader="none" w:pos="958"/>
              <w:tab w:val="right" w:leader="none" w:pos="9394"/>
            </w:tabs>
            <w:spacing w:after="240" w:before="240" w:line="240" w:lineRule="auto"/>
            <w:ind w:left="238" w:firstLine="0"/>
            <w:jc w:val="left"/>
            <w:rPr>
              <w:rFonts w:ascii="Calibri" w:cs="Calibri" w:eastAsia="Calibri" w:hAnsi="Calibri"/>
              <w:color w:val="000000"/>
              <w:sz w:val="22"/>
              <w:szCs w:val="22"/>
            </w:rPr>
          </w:pPr>
          <w:r w:rsidDel="00000000" w:rsidR="00000000" w:rsidRPr="00000000">
            <w:fldChar w:fldCharType="end"/>
          </w:r>
          <w:hyperlink w:anchor="_heading=h.147n2zr">
            <w:r w:rsidDel="00000000" w:rsidR="00000000" w:rsidRPr="00000000">
              <w:rPr>
                <w:color w:val="000000"/>
                <w:rtl w:val="0"/>
              </w:rPr>
              <w:t xml:space="preserve">4.2.</w:t>
            </w:r>
          </w:hyperlink>
          <w:hyperlink w:anchor="_heading=h.147n2zr">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_heading=h.147n2zr \h </w:instrText>
            <w:fldChar w:fldCharType="separate"/>
          </w:r>
          <w:r w:rsidDel="00000000" w:rsidR="00000000" w:rsidRPr="00000000">
            <w:rPr>
              <w:color w:val="000000"/>
              <w:rtl w:val="0"/>
            </w:rPr>
            <w:t xml:space="preserve">Preprocesamiento</w:t>
            <w:tab/>
            <w:t xml:space="preserve">14</w:t>
          </w:r>
          <w:r w:rsidDel="00000000" w:rsidR="00000000" w:rsidRPr="00000000">
            <w:fldChar w:fldCharType="begin"/>
            <w:instrText xml:space="preserve"> HYPERLINK \l "_heading=h.147n2zr"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leader="none" w:pos="958"/>
              <w:tab w:val="right" w:leader="none" w:pos="9394"/>
            </w:tabs>
            <w:spacing w:after="240" w:before="240" w:line="240" w:lineRule="auto"/>
            <w:ind w:left="238" w:firstLine="0"/>
            <w:jc w:val="left"/>
            <w:rPr>
              <w:rFonts w:ascii="Calibri" w:cs="Calibri" w:eastAsia="Calibri" w:hAnsi="Calibri"/>
              <w:color w:val="000000"/>
              <w:sz w:val="22"/>
              <w:szCs w:val="22"/>
            </w:rPr>
          </w:pPr>
          <w:r w:rsidDel="00000000" w:rsidR="00000000" w:rsidRPr="00000000">
            <w:fldChar w:fldCharType="end"/>
          </w:r>
          <w:hyperlink w:anchor="_heading=h.3o7alnk">
            <w:r w:rsidDel="00000000" w:rsidR="00000000" w:rsidRPr="00000000">
              <w:rPr>
                <w:color w:val="000000"/>
                <w:rtl w:val="0"/>
              </w:rPr>
              <w:t xml:space="preserve">4.3.</w:t>
            </w:r>
          </w:hyperlink>
          <w:hyperlink w:anchor="_heading=h.3o7alnk">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_heading=h.3o7alnk \h </w:instrText>
            <w:fldChar w:fldCharType="separate"/>
          </w:r>
          <w:r w:rsidDel="00000000" w:rsidR="00000000" w:rsidRPr="00000000">
            <w:rPr>
              <w:color w:val="000000"/>
              <w:rtl w:val="0"/>
            </w:rPr>
            <w:t xml:space="preserve">Modelos</w:t>
            <w:tab/>
            <w:t xml:space="preserve">14</w:t>
          </w:r>
          <w:r w:rsidDel="00000000" w:rsidR="00000000" w:rsidRPr="00000000">
            <w:fldChar w:fldCharType="begin"/>
            <w:instrText xml:space="preserve"> HYPERLINK \l "_heading=h.3o7alnk"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leader="none" w:pos="958"/>
              <w:tab w:val="right" w:leader="none" w:pos="9394"/>
            </w:tabs>
            <w:spacing w:after="240" w:before="240" w:line="240" w:lineRule="auto"/>
            <w:ind w:left="238" w:firstLine="0"/>
            <w:jc w:val="left"/>
            <w:rPr>
              <w:rFonts w:ascii="Calibri" w:cs="Calibri" w:eastAsia="Calibri" w:hAnsi="Calibri"/>
              <w:color w:val="000000"/>
              <w:sz w:val="22"/>
              <w:szCs w:val="22"/>
            </w:rPr>
          </w:pPr>
          <w:r w:rsidDel="00000000" w:rsidR="00000000" w:rsidRPr="00000000">
            <w:fldChar w:fldCharType="end"/>
          </w:r>
          <w:hyperlink w:anchor="_heading=h.23ckvvd">
            <w:r w:rsidDel="00000000" w:rsidR="00000000" w:rsidRPr="00000000">
              <w:rPr>
                <w:color w:val="000000"/>
                <w:rtl w:val="0"/>
              </w:rPr>
              <w:t xml:space="preserve">4.4.</w:t>
            </w:r>
          </w:hyperlink>
          <w:hyperlink w:anchor="_heading=h.23ckvvd">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_heading=h.23ckvvd \h </w:instrText>
            <w:fldChar w:fldCharType="separate"/>
          </w:r>
          <w:r w:rsidDel="00000000" w:rsidR="00000000" w:rsidRPr="00000000">
            <w:rPr>
              <w:color w:val="000000"/>
              <w:rtl w:val="0"/>
            </w:rPr>
            <w:t xml:space="preserve">Métricas</w:t>
            <w:tab/>
            <w:t xml:space="preserve">14</w:t>
          </w:r>
          <w:r w:rsidDel="00000000" w:rsidR="00000000" w:rsidRPr="00000000">
            <w:fldChar w:fldCharType="begin"/>
            <w:instrText xml:space="preserve"> HYPERLINK \l "_heading=h.23ckvvd"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right" w:leader="none" w:pos="9394"/>
              <w:tab w:val="left" w:leader="none" w:pos="442"/>
            </w:tabs>
            <w:spacing w:after="240" w:before="240" w:line="240" w:lineRule="auto"/>
            <w:jc w:val="left"/>
            <w:rPr>
              <w:rFonts w:ascii="Calibri" w:cs="Calibri" w:eastAsia="Calibri" w:hAnsi="Calibri"/>
              <w:color w:val="000000"/>
              <w:sz w:val="22"/>
              <w:szCs w:val="22"/>
            </w:rPr>
          </w:pPr>
          <w:r w:rsidDel="00000000" w:rsidR="00000000" w:rsidRPr="00000000">
            <w:fldChar w:fldCharType="end"/>
          </w:r>
          <w:hyperlink w:anchor="_heading=h.ihv636">
            <w:r w:rsidDel="00000000" w:rsidR="00000000" w:rsidRPr="00000000">
              <w:rPr>
                <w:color w:val="000000"/>
                <w:rtl w:val="0"/>
              </w:rPr>
              <w:t xml:space="preserve">5.</w:t>
            </w:r>
          </w:hyperlink>
          <w:hyperlink w:anchor="_heading=h.ihv636">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_heading=h.ihv636 \h </w:instrText>
            <w:fldChar w:fldCharType="separate"/>
          </w:r>
          <w:r w:rsidDel="00000000" w:rsidR="00000000" w:rsidRPr="00000000">
            <w:rPr>
              <w:color w:val="000000"/>
              <w:rtl w:val="0"/>
            </w:rPr>
            <w:t xml:space="preserve">Metodología</w:t>
            <w:tab/>
            <w:t xml:space="preserve">15</w:t>
          </w:r>
          <w:r w:rsidDel="00000000" w:rsidR="00000000" w:rsidRPr="00000000">
            <w:fldChar w:fldCharType="begin"/>
            <w:instrText xml:space="preserve"> HYPERLINK \l "_heading=h.ihv636"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left" w:leader="none" w:pos="958"/>
              <w:tab w:val="right" w:leader="none" w:pos="9394"/>
            </w:tabs>
            <w:spacing w:after="240" w:before="240" w:line="240" w:lineRule="auto"/>
            <w:ind w:left="238" w:firstLine="0"/>
            <w:jc w:val="left"/>
            <w:rPr>
              <w:rFonts w:ascii="Calibri" w:cs="Calibri" w:eastAsia="Calibri" w:hAnsi="Calibri"/>
              <w:color w:val="000000"/>
              <w:sz w:val="22"/>
              <w:szCs w:val="22"/>
            </w:rPr>
          </w:pPr>
          <w:r w:rsidDel="00000000" w:rsidR="00000000" w:rsidRPr="00000000">
            <w:fldChar w:fldCharType="end"/>
          </w:r>
          <w:hyperlink w:anchor="_heading=h.32hioqz">
            <w:r w:rsidDel="00000000" w:rsidR="00000000" w:rsidRPr="00000000">
              <w:rPr>
                <w:color w:val="000000"/>
                <w:rtl w:val="0"/>
              </w:rPr>
              <w:t xml:space="preserve">5.1.</w:t>
            </w:r>
          </w:hyperlink>
          <w:hyperlink w:anchor="_heading=h.32hioqz">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_heading=h.32hioqz \h </w:instrText>
            <w:fldChar w:fldCharType="separate"/>
          </w:r>
          <w:r w:rsidDel="00000000" w:rsidR="00000000" w:rsidRPr="00000000">
            <w:rPr>
              <w:color w:val="000000"/>
              <w:rtl w:val="0"/>
            </w:rPr>
            <w:t xml:space="preserve">Baseline</w:t>
            <w:tab/>
            <w:t xml:space="preserve">15</w:t>
          </w:r>
          <w:r w:rsidDel="00000000" w:rsidR="00000000" w:rsidRPr="00000000">
            <w:fldChar w:fldCharType="begin"/>
            <w:instrText xml:space="preserve"> HYPERLINK \l "_heading=h.32hioqz"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left" w:leader="none" w:pos="958"/>
              <w:tab w:val="right" w:leader="none" w:pos="9394"/>
            </w:tabs>
            <w:spacing w:after="240" w:before="240" w:line="240" w:lineRule="auto"/>
            <w:ind w:left="238" w:firstLine="0"/>
            <w:jc w:val="left"/>
            <w:rPr>
              <w:rFonts w:ascii="Calibri" w:cs="Calibri" w:eastAsia="Calibri" w:hAnsi="Calibri"/>
              <w:color w:val="000000"/>
              <w:sz w:val="22"/>
              <w:szCs w:val="22"/>
            </w:rPr>
          </w:pPr>
          <w:r w:rsidDel="00000000" w:rsidR="00000000" w:rsidRPr="00000000">
            <w:fldChar w:fldCharType="end"/>
          </w:r>
          <w:hyperlink w:anchor="_heading=h.1hmsyys">
            <w:r w:rsidDel="00000000" w:rsidR="00000000" w:rsidRPr="00000000">
              <w:rPr>
                <w:color w:val="000000"/>
                <w:rtl w:val="0"/>
              </w:rPr>
              <w:t xml:space="preserve">5.2.</w:t>
            </w:r>
          </w:hyperlink>
          <w:hyperlink w:anchor="_heading=h.1hmsyys">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_heading=h.1hmsyys \h </w:instrText>
            <w:fldChar w:fldCharType="separate"/>
          </w:r>
          <w:r w:rsidDel="00000000" w:rsidR="00000000" w:rsidRPr="00000000">
            <w:rPr>
              <w:color w:val="000000"/>
              <w:rtl w:val="0"/>
            </w:rPr>
            <w:t xml:space="preserve">Validación</w:t>
            <w:tab/>
            <w:t xml:space="preserve">15</w:t>
          </w:r>
          <w:r w:rsidDel="00000000" w:rsidR="00000000" w:rsidRPr="00000000">
            <w:fldChar w:fldCharType="begin"/>
            <w:instrText xml:space="preserve"> HYPERLINK \l "_heading=h.1hmsyys"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leader="none" w:pos="958"/>
              <w:tab w:val="right" w:leader="none" w:pos="9394"/>
            </w:tabs>
            <w:spacing w:after="240" w:before="240" w:line="240" w:lineRule="auto"/>
            <w:ind w:left="238" w:firstLine="0"/>
            <w:jc w:val="left"/>
            <w:rPr>
              <w:rFonts w:ascii="Calibri" w:cs="Calibri" w:eastAsia="Calibri" w:hAnsi="Calibri"/>
              <w:color w:val="000000"/>
              <w:sz w:val="22"/>
              <w:szCs w:val="22"/>
            </w:rPr>
          </w:pPr>
          <w:r w:rsidDel="00000000" w:rsidR="00000000" w:rsidRPr="00000000">
            <w:fldChar w:fldCharType="end"/>
          </w:r>
          <w:hyperlink w:anchor="_heading=h.41mghml">
            <w:r w:rsidDel="00000000" w:rsidR="00000000" w:rsidRPr="00000000">
              <w:rPr>
                <w:color w:val="000000"/>
                <w:rtl w:val="0"/>
              </w:rPr>
              <w:t xml:space="preserve">5.3.</w:t>
            </w:r>
          </w:hyperlink>
          <w:hyperlink w:anchor="_heading=h.41mghml">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_heading=h.41mghml \h </w:instrText>
            <w:fldChar w:fldCharType="separate"/>
          </w:r>
          <w:r w:rsidDel="00000000" w:rsidR="00000000" w:rsidRPr="00000000">
            <w:rPr>
              <w:color w:val="000000"/>
              <w:rtl w:val="0"/>
            </w:rPr>
            <w:t xml:space="preserve">Iteraciones y evolución</w:t>
            <w:tab/>
            <w:t xml:space="preserve">15</w:t>
          </w:r>
          <w:r w:rsidDel="00000000" w:rsidR="00000000" w:rsidRPr="00000000">
            <w:fldChar w:fldCharType="begin"/>
            <w:instrText xml:space="preserve"> HYPERLINK \l "_heading=h.41mghml"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right" w:leader="none" w:pos="9394"/>
            </w:tabs>
            <w:spacing w:after="240" w:before="240" w:line="240" w:lineRule="auto"/>
            <w:ind w:left="238" w:firstLine="0"/>
            <w:jc w:val="left"/>
            <w:rPr>
              <w:rFonts w:ascii="Calibri" w:cs="Calibri" w:eastAsia="Calibri" w:hAnsi="Calibri"/>
              <w:color w:val="000000"/>
              <w:sz w:val="22"/>
              <w:szCs w:val="22"/>
            </w:rPr>
          </w:pPr>
          <w:r w:rsidDel="00000000" w:rsidR="00000000" w:rsidRPr="00000000">
            <w:fldChar w:fldCharType="end"/>
          </w:r>
          <w:hyperlink w:anchor="_heading=h.2grqrue">
            <w:r w:rsidDel="00000000" w:rsidR="00000000" w:rsidRPr="00000000">
              <w:rPr>
                <w:color w:val="000000"/>
                <w:rtl w:val="0"/>
              </w:rPr>
              <w:t xml:space="preserve">5.4 Herramientas</w:t>
              <w:tab/>
              <w:t xml:space="preserve">15</w:t>
            </w:r>
          </w:hyperlink>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right" w:leader="none" w:pos="9394"/>
              <w:tab w:val="left" w:leader="none" w:pos="442"/>
            </w:tabs>
            <w:spacing w:after="240" w:before="240" w:line="240" w:lineRule="auto"/>
            <w:jc w:val="left"/>
            <w:rPr>
              <w:rFonts w:ascii="Calibri" w:cs="Calibri" w:eastAsia="Calibri" w:hAnsi="Calibri"/>
              <w:color w:val="000000"/>
              <w:sz w:val="22"/>
              <w:szCs w:val="22"/>
            </w:rPr>
          </w:pPr>
          <w:hyperlink w:anchor="_heading=h.vx1227">
            <w:r w:rsidDel="00000000" w:rsidR="00000000" w:rsidRPr="00000000">
              <w:rPr>
                <w:color w:val="000000"/>
                <w:rtl w:val="0"/>
              </w:rPr>
              <w:t xml:space="preserve">6.</w:t>
            </w:r>
          </w:hyperlink>
          <w:hyperlink w:anchor="_heading=h.vx1227">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_heading=h.vx1227 \h </w:instrText>
            <w:fldChar w:fldCharType="separate"/>
          </w:r>
          <w:r w:rsidDel="00000000" w:rsidR="00000000" w:rsidRPr="00000000">
            <w:rPr>
              <w:color w:val="000000"/>
              <w:rtl w:val="0"/>
            </w:rPr>
            <w:t xml:space="preserve">Resultados y discusión</w:t>
            <w:tab/>
            <w:t xml:space="preserve">16</w:t>
          </w:r>
          <w:r w:rsidDel="00000000" w:rsidR="00000000" w:rsidRPr="00000000">
            <w:fldChar w:fldCharType="begin"/>
            <w:instrText xml:space="preserve"> HYPERLINK \l "_heading=h.vx1227"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left" w:leader="none" w:pos="958"/>
              <w:tab w:val="right" w:leader="none" w:pos="9394"/>
            </w:tabs>
            <w:spacing w:after="240" w:before="240" w:line="240" w:lineRule="auto"/>
            <w:ind w:left="238" w:firstLine="0"/>
            <w:jc w:val="left"/>
            <w:rPr>
              <w:rFonts w:ascii="Calibri" w:cs="Calibri" w:eastAsia="Calibri" w:hAnsi="Calibri"/>
              <w:color w:val="000000"/>
              <w:sz w:val="22"/>
              <w:szCs w:val="22"/>
            </w:rPr>
          </w:pPr>
          <w:r w:rsidDel="00000000" w:rsidR="00000000" w:rsidRPr="00000000">
            <w:fldChar w:fldCharType="end"/>
          </w:r>
          <w:hyperlink w:anchor="_heading=h.3fwokq0">
            <w:r w:rsidDel="00000000" w:rsidR="00000000" w:rsidRPr="00000000">
              <w:rPr>
                <w:color w:val="000000"/>
                <w:rtl w:val="0"/>
              </w:rPr>
              <w:t xml:space="preserve">6.1.</w:t>
            </w:r>
          </w:hyperlink>
          <w:hyperlink w:anchor="_heading=h.3fwokq0">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_heading=h.3fwokq0 \h </w:instrText>
            <w:fldChar w:fldCharType="separate"/>
          </w:r>
          <w:r w:rsidDel="00000000" w:rsidR="00000000" w:rsidRPr="00000000">
            <w:rPr>
              <w:color w:val="000000"/>
              <w:rtl w:val="0"/>
            </w:rPr>
            <w:t xml:space="preserve">Métricas</w:t>
            <w:tab/>
            <w:t xml:space="preserve">16</w:t>
          </w:r>
          <w:r w:rsidDel="00000000" w:rsidR="00000000" w:rsidRPr="00000000">
            <w:fldChar w:fldCharType="begin"/>
            <w:instrText xml:space="preserve"> HYPERLINK \l "_heading=h.3fwokq0"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left" w:leader="none" w:pos="958"/>
              <w:tab w:val="right" w:leader="none" w:pos="9394"/>
            </w:tabs>
            <w:spacing w:after="240" w:before="240" w:line="240" w:lineRule="auto"/>
            <w:ind w:left="238" w:firstLine="0"/>
            <w:jc w:val="left"/>
            <w:rPr>
              <w:rFonts w:ascii="Calibri" w:cs="Calibri" w:eastAsia="Calibri" w:hAnsi="Calibri"/>
              <w:color w:val="000000"/>
              <w:sz w:val="22"/>
              <w:szCs w:val="22"/>
            </w:rPr>
          </w:pPr>
          <w:r w:rsidDel="00000000" w:rsidR="00000000" w:rsidRPr="00000000">
            <w:fldChar w:fldCharType="end"/>
          </w:r>
          <w:hyperlink w:anchor="_heading=h.1v1yuxt">
            <w:r w:rsidDel="00000000" w:rsidR="00000000" w:rsidRPr="00000000">
              <w:rPr>
                <w:color w:val="000000"/>
                <w:rtl w:val="0"/>
              </w:rPr>
              <w:t xml:space="preserve">6.2.</w:t>
            </w:r>
          </w:hyperlink>
          <w:hyperlink w:anchor="_heading=h.1v1yuxt">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_heading=h.1v1yuxt \h </w:instrText>
            <w:fldChar w:fldCharType="separate"/>
          </w:r>
          <w:r w:rsidDel="00000000" w:rsidR="00000000" w:rsidRPr="00000000">
            <w:rPr>
              <w:color w:val="000000"/>
              <w:rtl w:val="0"/>
            </w:rPr>
            <w:t xml:space="preserve">Evaluación cualitativa</w:t>
            <w:tab/>
            <w:t xml:space="preserve">16</w:t>
          </w:r>
          <w:r w:rsidDel="00000000" w:rsidR="00000000" w:rsidRPr="00000000">
            <w:fldChar w:fldCharType="begin"/>
            <w:instrText xml:space="preserve"> HYPERLINK \l "_heading=h.1v1yuxt"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left" w:leader="none" w:pos="958"/>
              <w:tab w:val="right" w:leader="none" w:pos="9394"/>
            </w:tabs>
            <w:spacing w:after="240" w:before="240" w:line="240" w:lineRule="auto"/>
            <w:ind w:left="238" w:firstLine="0"/>
            <w:jc w:val="left"/>
            <w:rPr>
              <w:rFonts w:ascii="Calibri" w:cs="Calibri" w:eastAsia="Calibri" w:hAnsi="Calibri"/>
              <w:color w:val="000000"/>
              <w:sz w:val="22"/>
              <w:szCs w:val="22"/>
            </w:rPr>
          </w:pPr>
          <w:r w:rsidDel="00000000" w:rsidR="00000000" w:rsidRPr="00000000">
            <w:fldChar w:fldCharType="end"/>
          </w:r>
          <w:hyperlink w:anchor="_heading=h.4f1mdlm">
            <w:r w:rsidDel="00000000" w:rsidR="00000000" w:rsidRPr="00000000">
              <w:rPr>
                <w:color w:val="000000"/>
                <w:rtl w:val="0"/>
              </w:rPr>
              <w:t xml:space="preserve">6.3.</w:t>
            </w:r>
          </w:hyperlink>
          <w:hyperlink w:anchor="_heading=h.4f1mdlm">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_heading=h.4f1mdlm \h </w:instrText>
            <w:fldChar w:fldCharType="separate"/>
          </w:r>
          <w:r w:rsidDel="00000000" w:rsidR="00000000" w:rsidRPr="00000000">
            <w:rPr>
              <w:color w:val="000000"/>
              <w:rtl w:val="0"/>
            </w:rPr>
            <w:t xml:space="preserve">Consideraciones de producción</w:t>
            <w:tab/>
            <w:t xml:space="preserve">16</w:t>
          </w:r>
          <w:r w:rsidDel="00000000" w:rsidR="00000000" w:rsidRPr="00000000">
            <w:fldChar w:fldCharType="begin"/>
            <w:instrText xml:space="preserve"> HYPERLINK \l "_heading=h.4f1mdlm"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right" w:leader="none" w:pos="9394"/>
              <w:tab w:val="left" w:leader="none" w:pos="442"/>
            </w:tabs>
            <w:spacing w:after="240" w:before="240" w:line="240" w:lineRule="auto"/>
            <w:jc w:val="left"/>
            <w:rPr>
              <w:rFonts w:ascii="Calibri" w:cs="Calibri" w:eastAsia="Calibri" w:hAnsi="Calibri"/>
              <w:color w:val="000000"/>
              <w:sz w:val="22"/>
              <w:szCs w:val="22"/>
            </w:rPr>
          </w:pPr>
          <w:r w:rsidDel="00000000" w:rsidR="00000000" w:rsidRPr="00000000">
            <w:fldChar w:fldCharType="end"/>
          </w:r>
          <w:hyperlink w:anchor="_heading=h.kgcv8k">
            <w:r w:rsidDel="00000000" w:rsidR="00000000" w:rsidRPr="00000000">
              <w:rPr>
                <w:color w:val="000000"/>
                <w:rtl w:val="0"/>
              </w:rPr>
              <w:t xml:space="preserve">7.</w:t>
            </w:r>
          </w:hyperlink>
          <w:hyperlink w:anchor="_heading=h.kgcv8k">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_heading=h.kgcv8k \h </w:instrText>
            <w:fldChar w:fldCharType="separate"/>
          </w:r>
          <w:r w:rsidDel="00000000" w:rsidR="00000000" w:rsidRPr="00000000">
            <w:rPr>
              <w:color w:val="000000"/>
              <w:rtl w:val="0"/>
            </w:rPr>
            <w:t xml:space="preserve">Conclusiones</w:t>
            <w:tab/>
            <w:t xml:space="preserve">20</w:t>
          </w:r>
          <w:r w:rsidDel="00000000" w:rsidR="00000000" w:rsidRPr="00000000">
            <w:fldChar w:fldCharType="begin"/>
            <w:instrText xml:space="preserve"> HYPERLINK \l "_heading=h.kgcv8k"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right" w:leader="none" w:pos="9394"/>
              <w:tab w:val="left" w:leader="none" w:pos="442"/>
            </w:tabs>
            <w:spacing w:after="240" w:before="240" w:line="240" w:lineRule="auto"/>
            <w:jc w:val="left"/>
            <w:rPr>
              <w:rFonts w:ascii="Calibri" w:cs="Calibri" w:eastAsia="Calibri" w:hAnsi="Calibri"/>
              <w:color w:val="000000"/>
              <w:sz w:val="22"/>
              <w:szCs w:val="22"/>
            </w:rPr>
          </w:pPr>
          <w:r w:rsidDel="00000000" w:rsidR="00000000" w:rsidRPr="00000000">
            <w:fldChar w:fldCharType="end"/>
          </w:r>
          <w:hyperlink w:anchor="_heading=h.34g0dwd">
            <w:r w:rsidDel="00000000" w:rsidR="00000000" w:rsidRPr="00000000">
              <w:rPr>
                <w:color w:val="000000"/>
                <w:rtl w:val="0"/>
              </w:rPr>
              <w:t xml:space="preserve">8.</w:t>
            </w:r>
          </w:hyperlink>
          <w:hyperlink w:anchor="_heading=h.34g0dwd">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_heading=h.34g0dwd \h </w:instrText>
            <w:fldChar w:fldCharType="separate"/>
          </w:r>
          <w:r w:rsidDel="00000000" w:rsidR="00000000" w:rsidRPr="00000000">
            <w:rPr>
              <w:color w:val="000000"/>
              <w:rtl w:val="0"/>
            </w:rPr>
            <w:t xml:space="preserve">Recomendaciones</w:t>
            <w:tab/>
            <w:t xml:space="preserve">21</w:t>
          </w:r>
          <w:r w:rsidDel="00000000" w:rsidR="00000000" w:rsidRPr="00000000">
            <w:fldChar w:fldCharType="begin"/>
            <w:instrText xml:space="preserve"> HYPERLINK \l "_heading=h.34g0dwd"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right" w:leader="none" w:pos="9394"/>
            </w:tabs>
            <w:spacing w:after="240" w:before="240" w:line="240" w:lineRule="auto"/>
            <w:jc w:val="left"/>
            <w:rPr>
              <w:rFonts w:ascii="Calibri" w:cs="Calibri" w:eastAsia="Calibri" w:hAnsi="Calibri"/>
              <w:color w:val="000000"/>
              <w:sz w:val="22"/>
              <w:szCs w:val="22"/>
            </w:rPr>
          </w:pPr>
          <w:r w:rsidDel="00000000" w:rsidR="00000000" w:rsidRPr="00000000">
            <w:fldChar w:fldCharType="end"/>
          </w:r>
          <w:hyperlink w:anchor="_heading=h.1jlao46">
            <w:r w:rsidDel="00000000" w:rsidR="00000000" w:rsidRPr="00000000">
              <w:rPr>
                <w:color w:val="000000"/>
                <w:rtl w:val="0"/>
              </w:rPr>
              <w:t xml:space="preserve">Referencias</w:t>
              <w:tab/>
              <w:t xml:space="preserve">22</w:t>
            </w:r>
          </w:hyperlink>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right" w:leader="none" w:pos="9394"/>
            </w:tabs>
            <w:spacing w:after="240" w:before="240" w:line="240" w:lineRule="auto"/>
            <w:jc w:val="left"/>
            <w:rPr>
              <w:rFonts w:ascii="Calibri" w:cs="Calibri" w:eastAsia="Calibri" w:hAnsi="Calibri"/>
              <w:color w:val="000000"/>
              <w:sz w:val="22"/>
              <w:szCs w:val="22"/>
            </w:rPr>
          </w:pPr>
          <w:hyperlink w:anchor="_heading=h.43ky6rz">
            <w:r w:rsidDel="00000000" w:rsidR="00000000" w:rsidRPr="00000000">
              <w:rPr>
                <w:color w:val="000000"/>
                <w:rtl w:val="0"/>
              </w:rPr>
              <w:t xml:space="preserve">Anexos</w:t>
              <w:tab/>
              <w:t xml:space="preserve">23</w:t>
            </w:r>
          </w:hyperlink>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right" w:leader="none" w:pos="9394"/>
            </w:tabs>
            <w:spacing w:after="240" w:before="240" w:line="240" w:lineRule="auto"/>
            <w:ind w:left="238" w:firstLine="0"/>
            <w:jc w:val="left"/>
            <w:rPr>
              <w:rFonts w:ascii="Calibri" w:cs="Calibri" w:eastAsia="Calibri" w:hAnsi="Calibri"/>
              <w:color w:val="000000"/>
              <w:sz w:val="22"/>
              <w:szCs w:val="22"/>
            </w:rPr>
          </w:pPr>
          <w:hyperlink w:anchor="_heading=h.xvir7l">
            <w:r w:rsidDel="00000000" w:rsidR="00000000" w:rsidRPr="00000000">
              <w:rPr>
                <w:color w:val="000000"/>
                <w:rtl w:val="0"/>
              </w:rPr>
              <w:t xml:space="preserve">Anexo 1. Autoarchivo en Repositorio y documentos de interés</w:t>
              <w:tab/>
              <w:t xml:space="preserve">24</w:t>
            </w:r>
          </w:hyperlink>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right" w:leader="none" w:pos="9394"/>
            </w:tabs>
            <w:spacing w:after="240" w:before="240" w:line="240" w:lineRule="auto"/>
            <w:ind w:left="238" w:firstLine="0"/>
            <w:jc w:val="left"/>
            <w:rPr>
              <w:rFonts w:ascii="Calibri" w:cs="Calibri" w:eastAsia="Calibri" w:hAnsi="Calibri"/>
              <w:color w:val="000000"/>
              <w:sz w:val="22"/>
              <w:szCs w:val="22"/>
            </w:rPr>
          </w:pPr>
          <w:hyperlink w:anchor="_heading=h.1baon6m">
            <w:r w:rsidDel="00000000" w:rsidR="00000000" w:rsidRPr="00000000">
              <w:rPr>
                <w:color w:val="000000"/>
                <w:rtl w:val="0"/>
              </w:rPr>
              <w:t xml:space="preserve">Anexo 2. Gestor de citas y referencias de Microsoft Word </w:t>
            </w:r>
          </w:hyperlink>
          <w:hyperlink w:anchor="_heading=h.1baon6m">
            <w:r w:rsidDel="00000000" w:rsidR="00000000" w:rsidRPr="00000000">
              <w:rPr>
                <w:color w:val="000000"/>
              </w:rPr>
              <w:drawing>
                <wp:inline distB="0" distT="0" distL="0" distR="0">
                  <wp:extent cx="246450" cy="229153"/>
                  <wp:effectExtent b="0" l="0" r="0" t="0"/>
                  <wp:docPr descr="Microsoft Word - Wikipedia" id="397041731" name="image28.png"/>
                  <a:graphic>
                    <a:graphicData uri="http://schemas.openxmlformats.org/drawingml/2006/picture">
                      <pic:pic>
                        <pic:nvPicPr>
                          <pic:cNvPr descr="Microsoft Word - Wikipedia" id="0" name="image28.png"/>
                          <pic:cNvPicPr preferRelativeResize="0"/>
                        </pic:nvPicPr>
                        <pic:blipFill>
                          <a:blip r:embed="rId16"/>
                          <a:srcRect b="0" l="0" r="0" t="0"/>
                          <a:stretch>
                            <a:fillRect/>
                          </a:stretch>
                        </pic:blipFill>
                        <pic:spPr>
                          <a:xfrm>
                            <a:off x="0" y="0"/>
                            <a:ext cx="246450" cy="229153"/>
                          </a:xfrm>
                          <a:prstGeom prst="rect"/>
                          <a:ln/>
                        </pic:spPr>
                      </pic:pic>
                    </a:graphicData>
                  </a:graphic>
                </wp:inline>
              </w:drawing>
            </w:r>
          </w:hyperlink>
          <w:hyperlink w:anchor="_heading=h.1baon6m">
            <w:r w:rsidDel="00000000" w:rsidR="00000000" w:rsidRPr="00000000">
              <w:rPr>
                <w:color w:val="000000"/>
                <w:rtl w:val="0"/>
              </w:rPr>
              <w:tab/>
              <w:t xml:space="preserve">25</w:t>
            </w:r>
          </w:hyperlink>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right" w:leader="none" w:pos="9394"/>
            </w:tabs>
            <w:spacing w:after="240" w:before="240" w:line="240" w:lineRule="auto"/>
            <w:ind w:left="238" w:firstLine="0"/>
            <w:jc w:val="left"/>
            <w:rPr>
              <w:rFonts w:ascii="Calibri" w:cs="Calibri" w:eastAsia="Calibri" w:hAnsi="Calibri"/>
              <w:color w:val="000000"/>
              <w:sz w:val="22"/>
              <w:szCs w:val="22"/>
            </w:rPr>
          </w:pPr>
          <w:hyperlink w:anchor="_heading=h.3vac5uf">
            <w:r w:rsidDel="00000000" w:rsidR="00000000" w:rsidRPr="00000000">
              <w:rPr>
                <w:color w:val="000000"/>
                <w:rtl w:val="0"/>
              </w:rPr>
              <w:t xml:space="preserve">Anexo 3. Citas y referencias de material legal (leyes, decretos, sentencias, etc.)</w:t>
              <w:tab/>
              <w:t xml:space="preserve">27</w:t>
            </w:r>
          </w:hyperlink>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right" w:leader="none" w:pos="9394"/>
            </w:tabs>
            <w:spacing w:after="240" w:before="240" w:line="240" w:lineRule="auto"/>
            <w:ind w:left="238" w:firstLine="0"/>
            <w:jc w:val="left"/>
            <w:rPr>
              <w:rFonts w:ascii="Calibri" w:cs="Calibri" w:eastAsia="Calibri" w:hAnsi="Calibri"/>
              <w:color w:val="000000"/>
              <w:sz w:val="22"/>
              <w:szCs w:val="22"/>
            </w:rPr>
          </w:pPr>
          <w:hyperlink w:anchor="_heading=h.2afmg28">
            <w:r w:rsidDel="00000000" w:rsidR="00000000" w:rsidRPr="00000000">
              <w:rPr>
                <w:color w:val="000000"/>
                <w:rtl w:val="0"/>
              </w:rPr>
              <w:t xml:space="preserve">Anexo 4. Ortografía y gramática</w:t>
              <w:tab/>
              <w:t xml:space="preserve">30</w:t>
            </w:r>
          </w:hyperlink>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right" w:leader="none" w:pos="9394"/>
            </w:tabs>
            <w:spacing w:after="240" w:before="240" w:line="240" w:lineRule="auto"/>
            <w:ind w:left="238" w:firstLine="0"/>
            <w:jc w:val="left"/>
            <w:rPr>
              <w:rFonts w:ascii="Calibri" w:cs="Calibri" w:eastAsia="Calibri" w:hAnsi="Calibri"/>
              <w:color w:val="000000"/>
              <w:sz w:val="22"/>
              <w:szCs w:val="22"/>
            </w:rPr>
          </w:pPr>
          <w:hyperlink w:anchor="_heading=h.pkwqa1">
            <w:r w:rsidDel="00000000" w:rsidR="00000000" w:rsidRPr="00000000">
              <w:rPr>
                <w:color w:val="000000"/>
                <w:rtl w:val="0"/>
              </w:rPr>
              <w:t xml:space="preserve">Anexo 5. Buscar, reemplazar y eliminar espacios (o palabras)</w:t>
              <w:tab/>
              <w:t xml:space="preserve">32</w:t>
            </w:r>
          </w:hyperlink>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right" w:leader="none" w:pos="9394"/>
            </w:tabs>
            <w:spacing w:after="240" w:before="240" w:line="240" w:lineRule="auto"/>
            <w:ind w:left="238" w:firstLine="0"/>
            <w:jc w:val="left"/>
            <w:rPr>
              <w:rFonts w:ascii="Calibri" w:cs="Calibri" w:eastAsia="Calibri" w:hAnsi="Calibri"/>
              <w:color w:val="000000"/>
              <w:sz w:val="22"/>
              <w:szCs w:val="22"/>
            </w:rPr>
          </w:pPr>
          <w:hyperlink w:anchor="_heading=h.39kk8xu">
            <w:r w:rsidDel="00000000" w:rsidR="00000000" w:rsidRPr="00000000">
              <w:rPr>
                <w:color w:val="000000"/>
                <w:rtl w:val="0"/>
              </w:rPr>
              <w:t xml:space="preserve">Anexo 6. Atajos de teclado útiles en Microsoft Word</w:t>
              <w:tab/>
              <w:t xml:space="preserve">33</w:t>
            </w:r>
          </w:hyperlink>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right" w:leader="none" w:pos="9394"/>
            </w:tabs>
            <w:spacing w:after="240" w:before="240" w:line="240" w:lineRule="auto"/>
            <w:ind w:left="238" w:firstLine="0"/>
            <w:jc w:val="left"/>
            <w:rPr>
              <w:rFonts w:ascii="Calibri" w:cs="Calibri" w:eastAsia="Calibri" w:hAnsi="Calibri"/>
              <w:color w:val="000000"/>
              <w:sz w:val="22"/>
              <w:szCs w:val="22"/>
            </w:rPr>
          </w:pPr>
          <w:hyperlink w:anchor="_heading=h.1opuj5n">
            <w:r w:rsidDel="00000000" w:rsidR="00000000" w:rsidRPr="00000000">
              <w:rPr>
                <w:color w:val="000000"/>
                <w:rtl w:val="0"/>
              </w:rPr>
              <w:t xml:space="preserve">Anexo 7. Sinónimos y antónimos</w:t>
              <w:tab/>
              <w:t xml:space="preserve">34</w:t>
            </w:r>
          </w:hyperlink>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right" w:leader="none" w:pos="9394"/>
            </w:tabs>
            <w:spacing w:after="240" w:before="240" w:line="240" w:lineRule="auto"/>
            <w:ind w:left="238" w:firstLine="0"/>
            <w:jc w:val="left"/>
            <w:rPr>
              <w:rFonts w:ascii="Calibri" w:cs="Calibri" w:eastAsia="Calibri" w:hAnsi="Calibri"/>
              <w:color w:val="000000"/>
              <w:sz w:val="22"/>
              <w:szCs w:val="22"/>
            </w:rPr>
          </w:pPr>
          <w:hyperlink w:anchor="_heading=h.48pi1tg">
            <w:r w:rsidDel="00000000" w:rsidR="00000000" w:rsidRPr="00000000">
              <w:rPr>
                <w:color w:val="000000"/>
                <w:rtl w:val="0"/>
              </w:rPr>
              <w:t xml:space="preserve">Anexo 8. Copiar y pegar sin formato</w:t>
              <w:tab/>
              <w:t xml:space="preserve">35</w:t>
            </w:r>
          </w:hyperlink>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right" w:leader="none" w:pos="9394"/>
            </w:tabs>
            <w:spacing w:after="240" w:before="240" w:line="240" w:lineRule="auto"/>
            <w:ind w:left="238" w:firstLine="0"/>
            <w:jc w:val="left"/>
            <w:rPr>
              <w:rFonts w:ascii="Calibri" w:cs="Calibri" w:eastAsia="Calibri" w:hAnsi="Calibri"/>
              <w:color w:val="000000"/>
              <w:sz w:val="22"/>
              <w:szCs w:val="22"/>
            </w:rPr>
          </w:pPr>
          <w:hyperlink w:anchor="_heading=h.2nusc19">
            <w:r w:rsidDel="00000000" w:rsidR="00000000" w:rsidRPr="00000000">
              <w:rPr>
                <w:color w:val="000000"/>
                <w:rtl w:val="0"/>
              </w:rPr>
              <w:t xml:space="preserve">Anexo 9. Comparar dos documentos</w:t>
              <w:tab/>
              <w:t xml:space="preserve">36</w:t>
            </w:r>
          </w:hyperlink>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right" w:leader="none" w:pos="9394"/>
            </w:tabs>
            <w:spacing w:after="240" w:before="240" w:line="240" w:lineRule="auto"/>
            <w:ind w:left="238" w:firstLine="0"/>
            <w:jc w:val="left"/>
            <w:rPr>
              <w:rFonts w:ascii="Calibri" w:cs="Calibri" w:eastAsia="Calibri" w:hAnsi="Calibri"/>
              <w:color w:val="000000"/>
              <w:sz w:val="22"/>
              <w:szCs w:val="22"/>
            </w:rPr>
          </w:pPr>
          <w:hyperlink w:anchor="_heading=h.1302m92">
            <w:r w:rsidDel="00000000" w:rsidR="00000000" w:rsidRPr="00000000">
              <w:rPr>
                <w:color w:val="000000"/>
                <w:rtl w:val="0"/>
              </w:rPr>
              <w:t xml:space="preserve">Anexo 10. Control de cambios</w:t>
              <w:tab/>
              <w:t xml:space="preserve">37</w:t>
            </w:r>
          </w:hyperlink>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right" w:leader="none" w:pos="9394"/>
            </w:tabs>
            <w:spacing w:after="240" w:before="240" w:line="240" w:lineRule="auto"/>
            <w:ind w:left="238" w:firstLine="0"/>
            <w:jc w:val="left"/>
            <w:rPr>
              <w:rFonts w:ascii="Calibri" w:cs="Calibri" w:eastAsia="Calibri" w:hAnsi="Calibri"/>
              <w:color w:val="000000"/>
              <w:sz w:val="22"/>
              <w:szCs w:val="22"/>
            </w:rPr>
          </w:pPr>
          <w:hyperlink w:anchor="_heading=h.3mzq4wv">
            <w:r w:rsidDel="00000000" w:rsidR="00000000" w:rsidRPr="00000000">
              <w:rPr>
                <w:color w:val="000000"/>
                <w:rtl w:val="0"/>
              </w:rPr>
              <w:t xml:space="preserve">Anexo 11. Insertar salto de página</w:t>
              <w:tab/>
              <w:t xml:space="preserve">39</w:t>
            </w:r>
          </w:hyperlink>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tabs>
              <w:tab w:val="right" w:leader="none" w:pos="9394"/>
            </w:tabs>
            <w:spacing w:after="240" w:before="240" w:line="240" w:lineRule="auto"/>
            <w:ind w:left="238" w:firstLine="0"/>
            <w:jc w:val="left"/>
            <w:rPr>
              <w:rFonts w:ascii="Calibri" w:cs="Calibri" w:eastAsia="Calibri" w:hAnsi="Calibri"/>
              <w:color w:val="000000"/>
              <w:sz w:val="22"/>
              <w:szCs w:val="22"/>
            </w:rPr>
          </w:pPr>
          <w:hyperlink w:anchor="_heading=h.2250f4o">
            <w:r w:rsidDel="00000000" w:rsidR="00000000" w:rsidRPr="00000000">
              <w:rPr>
                <w:color w:val="000000"/>
                <w:rtl w:val="0"/>
              </w:rPr>
              <w:t xml:space="preserve">Anexo 12. Recortar y abreviar direcciones web largas</w:t>
              <w:tab/>
              <w:t xml:space="preserve">40</w:t>
            </w:r>
          </w:hyperlink>
          <w:r w:rsidDel="00000000" w:rsidR="00000000" w:rsidRPr="00000000">
            <w:rPr>
              <w:rtl w:val="0"/>
            </w:rPr>
          </w:r>
        </w:p>
        <w:p w:rsidR="00000000" w:rsidDel="00000000" w:rsidP="00000000" w:rsidRDefault="00000000" w:rsidRPr="00000000" w14:paraId="0000007C">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D">
      <w:pPr>
        <w:jc w:val="center"/>
        <w:rPr>
          <w:b w:val="1"/>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7E">
      <w:pPr>
        <w:jc w:val="center"/>
        <w:rPr>
          <w:b w:val="1"/>
        </w:rPr>
      </w:pPr>
      <w:r w:rsidDel="00000000" w:rsidR="00000000" w:rsidRPr="00000000">
        <w:rPr>
          <w:b w:val="1"/>
          <w:rtl w:val="0"/>
        </w:rPr>
        <w:t xml:space="preserve">Lista de tablas</w:t>
      </w:r>
    </w:p>
    <w:p w:rsidR="00000000" w:rsidDel="00000000" w:rsidP="00000000" w:rsidRDefault="00000000" w:rsidRPr="00000000" w14:paraId="0000007F">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right" w:leader="none" w:pos="9394"/>
            </w:tabs>
            <w:spacing w:after="240" w:before="240" w:line="240" w:lineRule="auto"/>
            <w:jc w:val="left"/>
            <w:rPr>
              <w:rFonts w:ascii="Calibri" w:cs="Calibri" w:eastAsia="Calibri" w:hAnsi="Calibri"/>
              <w:color w:val="000000"/>
              <w:sz w:val="22"/>
              <w:szCs w:val="22"/>
            </w:rPr>
          </w:pPr>
          <w:r w:rsidDel="00000000" w:rsidR="00000000" w:rsidRPr="00000000">
            <w:fldChar w:fldCharType="begin"/>
            <w:instrText xml:space="preserve"> TOC \h \u \z \t "Heading 1,1,Heading 2,2,Heading 3,3,Heading 4,4,Heading 5,5,Heading 6,6,"</w:instrText>
            <w:fldChar w:fldCharType="separate"/>
          </w:r>
          <w:hyperlink w:anchor="_heading=h.2u6wntf">
            <w:r w:rsidDel="00000000" w:rsidR="00000000" w:rsidRPr="00000000">
              <w:rPr>
                <w:b w:val="1"/>
                <w:color w:val="000000"/>
                <w:rtl w:val="0"/>
              </w:rPr>
              <w:t xml:space="preserve">Tabla 1 </w:t>
            </w:r>
          </w:hyperlink>
          <w:hyperlink w:anchor="_heading=h.2u6wntf">
            <w:r w:rsidDel="00000000" w:rsidR="00000000" w:rsidRPr="00000000">
              <w:rPr>
                <w:color w:val="000000"/>
                <w:rtl w:val="0"/>
              </w:rPr>
              <w:t xml:space="preserve"> Resultados del test PBQ-SF (Personality Belief Questionnaire Short Form)</w:t>
              <w:tab/>
              <w:t xml:space="preserve">19</w:t>
            </w:r>
          </w:hyperlink>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right" w:leader="none" w:pos="9394"/>
            </w:tabs>
            <w:spacing w:after="240" w:before="240" w:line="240" w:lineRule="auto"/>
            <w:jc w:val="left"/>
            <w:rPr>
              <w:rFonts w:ascii="Calibri" w:cs="Calibri" w:eastAsia="Calibri" w:hAnsi="Calibri"/>
              <w:color w:val="000000"/>
              <w:sz w:val="22"/>
              <w:szCs w:val="22"/>
            </w:rPr>
          </w:pPr>
          <w:hyperlink w:anchor="_heading=h.19c6y18">
            <w:r w:rsidDel="00000000" w:rsidR="00000000" w:rsidRPr="00000000">
              <w:rPr>
                <w:b w:val="1"/>
                <w:color w:val="000000"/>
                <w:rtl w:val="0"/>
              </w:rPr>
              <w:t xml:space="preserve">Tabla 2</w:t>
            </w:r>
          </w:hyperlink>
          <w:hyperlink w:anchor="_heading=h.19c6y18">
            <w:r w:rsidDel="00000000" w:rsidR="00000000" w:rsidRPr="00000000">
              <w:rPr>
                <w:color w:val="000000"/>
                <w:rtl w:val="0"/>
              </w:rPr>
              <w:t xml:space="preserve"> Características demográficas y tipo de tratamiento de hemodiálisis y diálisis peritoneal con la adherencia (SMAQ) </w:t>
              <w:tab/>
              <w:t xml:space="preserve">20</w:t>
            </w:r>
          </w:hyperlink>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tabs>
              <w:tab w:val="right" w:leader="none" w:pos="9394"/>
            </w:tabs>
            <w:spacing w:after="240" w:before="240" w:line="240" w:lineRule="auto"/>
            <w:jc w:val="left"/>
            <w:rPr>
              <w:rFonts w:ascii="Calibri" w:cs="Calibri" w:eastAsia="Calibri" w:hAnsi="Calibri"/>
              <w:color w:val="000000"/>
              <w:sz w:val="22"/>
              <w:szCs w:val="22"/>
            </w:rPr>
          </w:pPr>
          <w:hyperlink w:anchor="_heading=h.3tbugp1">
            <w:r w:rsidDel="00000000" w:rsidR="00000000" w:rsidRPr="00000000">
              <w:rPr>
                <w:b w:val="1"/>
                <w:color w:val="000000"/>
                <w:rtl w:val="0"/>
              </w:rPr>
              <w:t xml:space="preserve">Tabla 3</w:t>
            </w:r>
          </w:hyperlink>
          <w:hyperlink w:anchor="_heading=h.3tbugp1">
            <w:r w:rsidDel="00000000" w:rsidR="00000000" w:rsidRPr="00000000">
              <w:rPr>
                <w:color w:val="000000"/>
                <w:rtl w:val="0"/>
              </w:rPr>
              <w:t xml:space="preserve"> Categorías de la investigación</w:t>
              <w:tab/>
              <w:t xml:space="preserve">21</w:t>
            </w:r>
          </w:hyperlink>
          <w:r w:rsidDel="00000000" w:rsidR="00000000" w:rsidRPr="00000000">
            <w:rPr>
              <w:rtl w:val="0"/>
            </w:rPr>
          </w:r>
        </w:p>
        <w:p w:rsidR="00000000" w:rsidDel="00000000" w:rsidP="00000000" w:rsidRDefault="00000000" w:rsidRPr="00000000" w14:paraId="00000083">
          <w:pPr>
            <w:jc w:val="cente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4">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85">
      <w:pPr>
        <w:jc w:val="center"/>
        <w:rPr>
          <w:b w:val="1"/>
        </w:rPr>
      </w:pPr>
      <w:r w:rsidDel="00000000" w:rsidR="00000000" w:rsidRPr="00000000">
        <w:rPr>
          <w:b w:val="1"/>
          <w:rtl w:val="0"/>
        </w:rPr>
        <w:t xml:space="preserve">Lista de figuras</w:t>
      </w:r>
    </w:p>
    <w:p w:rsidR="00000000" w:rsidDel="00000000" w:rsidP="00000000" w:rsidRDefault="00000000" w:rsidRPr="00000000" w14:paraId="00000086">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7">
          <w:pPr>
            <w:pBdr>
              <w:top w:space="0" w:sz="0" w:val="nil"/>
              <w:left w:space="0" w:sz="0" w:val="nil"/>
              <w:bottom w:space="0" w:sz="0" w:val="nil"/>
              <w:right w:space="0" w:sz="0" w:val="nil"/>
              <w:between w:space="0" w:sz="0" w:val="nil"/>
            </w:pBdr>
            <w:tabs>
              <w:tab w:val="right" w:leader="none" w:pos="9394"/>
            </w:tabs>
            <w:spacing w:after="240" w:before="240" w:line="240" w:lineRule="auto"/>
            <w:jc w:val="left"/>
            <w:rPr>
              <w:rFonts w:ascii="Calibri" w:cs="Calibri" w:eastAsia="Calibri" w:hAnsi="Calibri"/>
              <w:color w:val="000000"/>
              <w:sz w:val="22"/>
              <w:szCs w:val="22"/>
            </w:rPr>
          </w:pPr>
          <w:r w:rsidDel="00000000" w:rsidR="00000000" w:rsidRPr="00000000">
            <w:fldChar w:fldCharType="begin"/>
            <w:instrText xml:space="preserve"> TOC \h \u \z \t "Heading 1,1,Heading 2,2,Heading 3,3,Heading 4,4,Heading 5,5,Heading 6,6,"</w:instrText>
            <w:fldChar w:fldCharType="separate"/>
          </w:r>
          <w:hyperlink w:anchor="_heading=h.2r0uhxc">
            <w:r w:rsidDel="00000000" w:rsidR="00000000" w:rsidRPr="00000000">
              <w:rPr>
                <w:b w:val="1"/>
                <w:color w:val="000000"/>
                <w:rtl w:val="0"/>
              </w:rPr>
              <w:t xml:space="preserve">Figura 1</w:t>
            </w:r>
          </w:hyperlink>
          <w:hyperlink w:anchor="_heading=h.2r0uhxc">
            <w:r w:rsidDel="00000000" w:rsidR="00000000" w:rsidRPr="00000000">
              <w:rPr>
                <w:color w:val="000000"/>
                <w:rtl w:val="0"/>
              </w:rPr>
              <w:t xml:space="preserve"> Portada Normas APA séptima edición 2020 en inglés</w:t>
              <w:tab/>
              <w:t xml:space="preserve">22</w:t>
            </w:r>
          </w:hyperlink>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right" w:leader="none" w:pos="9394"/>
            </w:tabs>
            <w:spacing w:after="240" w:before="240" w:line="240" w:lineRule="auto"/>
            <w:jc w:val="left"/>
            <w:rPr>
              <w:rFonts w:ascii="Calibri" w:cs="Calibri" w:eastAsia="Calibri" w:hAnsi="Calibri"/>
              <w:color w:val="000000"/>
              <w:sz w:val="22"/>
              <w:szCs w:val="22"/>
            </w:rPr>
          </w:pPr>
          <w:hyperlink w:anchor="_heading=h.1664s55">
            <w:r w:rsidDel="00000000" w:rsidR="00000000" w:rsidRPr="00000000">
              <w:rPr>
                <w:b w:val="1"/>
                <w:color w:val="000000"/>
                <w:rtl w:val="0"/>
              </w:rPr>
              <w:t xml:space="preserve">Figura 2</w:t>
            </w:r>
          </w:hyperlink>
          <w:hyperlink w:anchor="_heading=h.1664s55">
            <w:r w:rsidDel="00000000" w:rsidR="00000000" w:rsidRPr="00000000">
              <w:rPr>
                <w:color w:val="000000"/>
                <w:rtl w:val="0"/>
              </w:rPr>
              <w:t xml:space="preserve"> Logo Universidad de Antioquia</w:t>
              <w:tab/>
              <w:t xml:space="preserve">22</w:t>
            </w:r>
          </w:hyperlink>
          <w:r w:rsidDel="00000000" w:rsidR="00000000" w:rsidRPr="00000000">
            <w:rPr>
              <w:rtl w:val="0"/>
            </w:rPr>
          </w:r>
        </w:p>
        <w:p w:rsidR="00000000" w:rsidDel="00000000" w:rsidP="00000000" w:rsidRDefault="00000000" w:rsidRPr="00000000" w14:paraId="00000089">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A">
      <w:pPr>
        <w:pBdr>
          <w:top w:space="0" w:sz="0" w:val="nil"/>
          <w:left w:space="0" w:sz="0" w:val="nil"/>
          <w:bottom w:space="0" w:sz="0" w:val="nil"/>
          <w:right w:space="0" w:sz="0" w:val="nil"/>
          <w:between w:space="0" w:sz="0" w:val="nil"/>
        </w:pBdr>
        <w:ind w:firstLine="680"/>
        <w:rPr>
          <w:color w:val="000000"/>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8E">
      <w:pPr>
        <w:jc w:val="center"/>
        <w:rPr>
          <w:b w:val="1"/>
        </w:rPr>
      </w:pPr>
      <w:bookmarkStart w:colFirst="0" w:colLast="0" w:name="_heading=h.2s8eyo1" w:id="9"/>
      <w:bookmarkEnd w:id="9"/>
      <w:r w:rsidDel="00000000" w:rsidR="00000000" w:rsidRPr="00000000">
        <w:rPr>
          <w:b w:val="1"/>
          <w:rtl w:val="0"/>
        </w:rPr>
        <w:t xml:space="preserve">Siglas, acrónimos y abreviaturas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b w:val="1"/>
          <w:rtl w:val="0"/>
        </w:rPr>
        <w:t xml:space="preserve">APA</w:t>
      </w:r>
      <w:r w:rsidDel="00000000" w:rsidR="00000000" w:rsidRPr="00000000">
        <w:rPr>
          <w:rtl w:val="0"/>
        </w:rPr>
        <w:tab/>
        <w:tab/>
        <w:tab/>
        <w:t xml:space="preserve">American Psychological Association</w:t>
      </w:r>
    </w:p>
    <w:p w:rsidR="00000000" w:rsidDel="00000000" w:rsidP="00000000" w:rsidRDefault="00000000" w:rsidRPr="00000000" w14:paraId="00000091">
      <w:pPr>
        <w:rPr/>
      </w:pPr>
      <w:r w:rsidDel="00000000" w:rsidR="00000000" w:rsidRPr="00000000">
        <w:rPr>
          <w:b w:val="1"/>
          <w:rtl w:val="0"/>
        </w:rPr>
        <w:t xml:space="preserve">Cms.</w:t>
      </w:r>
      <w:r w:rsidDel="00000000" w:rsidR="00000000" w:rsidRPr="00000000">
        <w:rPr>
          <w:rtl w:val="0"/>
        </w:rPr>
        <w:tab/>
        <w:tab/>
        <w:tab/>
        <w:t xml:space="preserve">Centímetros</w:t>
      </w:r>
    </w:p>
    <w:p w:rsidR="00000000" w:rsidDel="00000000" w:rsidP="00000000" w:rsidRDefault="00000000" w:rsidRPr="00000000" w14:paraId="00000092">
      <w:pPr>
        <w:rPr/>
      </w:pPr>
      <w:r w:rsidDel="00000000" w:rsidR="00000000" w:rsidRPr="00000000">
        <w:rPr>
          <w:b w:val="1"/>
          <w:rtl w:val="0"/>
        </w:rPr>
        <w:t xml:space="preserve">ERIC</w:t>
      </w:r>
      <w:r w:rsidDel="00000000" w:rsidR="00000000" w:rsidRPr="00000000">
        <w:rPr>
          <w:rtl w:val="0"/>
        </w:rPr>
        <w:tab/>
        <w:tab/>
        <w:tab/>
        <w:t xml:space="preserve">Education Resources Information Center</w:t>
      </w:r>
    </w:p>
    <w:p w:rsidR="00000000" w:rsidDel="00000000" w:rsidP="00000000" w:rsidRDefault="00000000" w:rsidRPr="00000000" w14:paraId="00000093">
      <w:pPr>
        <w:rPr/>
      </w:pPr>
      <w:r w:rsidDel="00000000" w:rsidR="00000000" w:rsidRPr="00000000">
        <w:rPr>
          <w:b w:val="1"/>
          <w:rtl w:val="0"/>
        </w:rPr>
        <w:t xml:space="preserve">Esp.</w:t>
      </w:r>
      <w:r w:rsidDel="00000000" w:rsidR="00000000" w:rsidRPr="00000000">
        <w:rPr>
          <w:rtl w:val="0"/>
        </w:rPr>
        <w:tab/>
        <w:tab/>
        <w:tab/>
        <w:t xml:space="preserve">Especialista</w:t>
      </w:r>
    </w:p>
    <w:p w:rsidR="00000000" w:rsidDel="00000000" w:rsidP="00000000" w:rsidRDefault="00000000" w:rsidRPr="00000000" w14:paraId="00000094">
      <w:pPr>
        <w:rPr/>
      </w:pPr>
      <w:r w:rsidDel="00000000" w:rsidR="00000000" w:rsidRPr="00000000">
        <w:rPr>
          <w:b w:val="1"/>
          <w:rtl w:val="0"/>
        </w:rPr>
        <w:t xml:space="preserve">MP</w:t>
      </w:r>
      <w:r w:rsidDel="00000000" w:rsidR="00000000" w:rsidRPr="00000000">
        <w:rPr>
          <w:rtl w:val="0"/>
        </w:rPr>
        <w:tab/>
        <w:tab/>
        <w:tab/>
        <w:t xml:space="preserve">Magistrado Ponente</w:t>
      </w:r>
    </w:p>
    <w:p w:rsidR="00000000" w:rsidDel="00000000" w:rsidP="00000000" w:rsidRDefault="00000000" w:rsidRPr="00000000" w14:paraId="00000095">
      <w:pPr>
        <w:rPr/>
      </w:pPr>
      <w:r w:rsidDel="00000000" w:rsidR="00000000" w:rsidRPr="00000000">
        <w:rPr>
          <w:b w:val="1"/>
          <w:rtl w:val="0"/>
        </w:rPr>
        <w:t xml:space="preserve">MSc</w:t>
      </w:r>
      <w:r w:rsidDel="00000000" w:rsidR="00000000" w:rsidRPr="00000000">
        <w:rPr>
          <w:rtl w:val="0"/>
        </w:rPr>
        <w:tab/>
        <w:tab/>
        <w:tab/>
        <w:t xml:space="preserve">Magister Scientiae</w:t>
      </w:r>
    </w:p>
    <w:p w:rsidR="00000000" w:rsidDel="00000000" w:rsidP="00000000" w:rsidRDefault="00000000" w:rsidRPr="00000000" w14:paraId="00000096">
      <w:pPr>
        <w:rPr/>
      </w:pPr>
      <w:r w:rsidDel="00000000" w:rsidR="00000000" w:rsidRPr="00000000">
        <w:rPr>
          <w:b w:val="1"/>
          <w:rtl w:val="0"/>
        </w:rPr>
        <w:t xml:space="preserve">Párr.</w:t>
      </w:r>
      <w:r w:rsidDel="00000000" w:rsidR="00000000" w:rsidRPr="00000000">
        <w:rPr>
          <w:rtl w:val="0"/>
        </w:rPr>
        <w:tab/>
        <w:tab/>
        <w:tab/>
        <w:t xml:space="preserve">Párrafo</w:t>
      </w:r>
    </w:p>
    <w:p w:rsidR="00000000" w:rsidDel="00000000" w:rsidP="00000000" w:rsidRDefault="00000000" w:rsidRPr="00000000" w14:paraId="00000097">
      <w:pPr>
        <w:rPr/>
      </w:pPr>
      <w:r w:rsidDel="00000000" w:rsidR="00000000" w:rsidRPr="00000000">
        <w:rPr>
          <w:b w:val="1"/>
          <w:rtl w:val="0"/>
        </w:rPr>
        <w:t xml:space="preserve">PhD</w:t>
      </w:r>
      <w:r w:rsidDel="00000000" w:rsidR="00000000" w:rsidRPr="00000000">
        <w:rPr>
          <w:rtl w:val="0"/>
        </w:rPr>
        <w:tab/>
        <w:tab/>
        <w:tab/>
        <w:t xml:space="preserve">Philosophiae Doctor</w:t>
      </w:r>
    </w:p>
    <w:p w:rsidR="00000000" w:rsidDel="00000000" w:rsidP="00000000" w:rsidRDefault="00000000" w:rsidRPr="00000000" w14:paraId="00000098">
      <w:pPr>
        <w:rPr/>
      </w:pPr>
      <w:r w:rsidDel="00000000" w:rsidR="00000000" w:rsidRPr="00000000">
        <w:rPr>
          <w:b w:val="1"/>
          <w:rtl w:val="0"/>
        </w:rPr>
        <w:t xml:space="preserve">PBQ-SF</w:t>
      </w:r>
      <w:r w:rsidDel="00000000" w:rsidR="00000000" w:rsidRPr="00000000">
        <w:rPr>
          <w:rtl w:val="0"/>
        </w:rPr>
        <w:t xml:space="preserve"> </w:t>
        <w:tab/>
        <w:tab/>
        <w:t xml:space="preserve">Personality Belief Questionnaire Short Form</w:t>
      </w:r>
    </w:p>
    <w:p w:rsidR="00000000" w:rsidDel="00000000" w:rsidP="00000000" w:rsidRDefault="00000000" w:rsidRPr="00000000" w14:paraId="00000099">
      <w:pPr>
        <w:rPr/>
      </w:pPr>
      <w:r w:rsidDel="00000000" w:rsidR="00000000" w:rsidRPr="00000000">
        <w:rPr>
          <w:b w:val="1"/>
          <w:rtl w:val="0"/>
        </w:rPr>
        <w:t xml:space="preserve">PostDoc</w:t>
      </w:r>
      <w:r w:rsidDel="00000000" w:rsidR="00000000" w:rsidRPr="00000000">
        <w:rPr>
          <w:rtl w:val="0"/>
        </w:rPr>
        <w:tab/>
        <w:tab/>
        <w:t xml:space="preserve">PostDoctor</w:t>
      </w:r>
    </w:p>
    <w:p w:rsidR="00000000" w:rsidDel="00000000" w:rsidP="00000000" w:rsidRDefault="00000000" w:rsidRPr="00000000" w14:paraId="0000009A">
      <w:pPr>
        <w:rPr/>
      </w:pPr>
      <w:r w:rsidDel="00000000" w:rsidR="00000000" w:rsidRPr="00000000">
        <w:rPr>
          <w:b w:val="1"/>
          <w:rtl w:val="0"/>
        </w:rPr>
        <w:t xml:space="preserve">UdeA</w:t>
      </w:r>
      <w:r w:rsidDel="00000000" w:rsidR="00000000" w:rsidRPr="00000000">
        <w:rPr>
          <w:rtl w:val="0"/>
        </w:rPr>
        <w:tab/>
        <w:tab/>
        <w:tab/>
        <w:t xml:space="preserve">Universidad de Antioquia</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spacing w:after="160" w:line="259" w:lineRule="auto"/>
        <w:jc w:val="left"/>
        <w:rPr>
          <w:b w:val="1"/>
        </w:rPr>
      </w:pPr>
      <w:bookmarkStart w:colFirst="0" w:colLast="0" w:name="_heading=h.17dp8vu" w:id="10"/>
      <w:bookmarkEnd w:id="10"/>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1"/>
        <w:rPr/>
      </w:pPr>
      <w:bookmarkStart w:colFirst="0" w:colLast="0" w:name="_heading=h.3rdcrjn" w:id="11"/>
      <w:bookmarkEnd w:id="11"/>
      <w:r w:rsidDel="00000000" w:rsidR="00000000" w:rsidRPr="00000000">
        <w:rPr>
          <w:rtl w:val="0"/>
        </w:rPr>
        <w:t xml:space="preserve">Resumen</w:t>
      </w:r>
    </w:p>
    <w:p w:rsidR="00000000" w:rsidDel="00000000" w:rsidP="00000000" w:rsidRDefault="00000000" w:rsidRPr="00000000" w14:paraId="000000A9">
      <w:pPr>
        <w:ind w:firstLine="708"/>
        <w:jc w:val="cente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El resumen permite identificar la esencia del escrito, es un abstract. Realiza una descripción general de tu proyecto: qué se persigue, qué datos se tiene, qué estrategia se siguió para las iteraciones, que obstáculos hubo, qué resultados se obtuvieron, etc. La longitud es mínimo 150 y máximo 250 palabras.</w:t>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Github del proyecto investigativo: </w:t>
      </w:r>
      <w:hyperlink r:id="rId17">
        <w:r w:rsidDel="00000000" w:rsidR="00000000" w:rsidRPr="00000000">
          <w:rPr>
            <w:color w:val="1155cc"/>
            <w:u w:val="single"/>
            <w:rtl w:val="0"/>
          </w:rPr>
          <w:t xml:space="preserve">https://github.com/danielfce01/Grupo12_UDAKI</w:t>
        </w:r>
      </w:hyperlink>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ind w:left="624" w:firstLine="0"/>
        <w:rPr/>
      </w:pPr>
      <w:r w:rsidDel="00000000" w:rsidR="00000000" w:rsidRPr="00000000">
        <w:rPr>
          <w:i w:val="1"/>
          <w:rtl w:val="0"/>
        </w:rPr>
        <w:t xml:space="preserve">Palabras clave</w:t>
      </w:r>
      <w:r w:rsidDel="00000000" w:rsidR="00000000" w:rsidRPr="00000000">
        <w:rPr>
          <w:rtl w:val="0"/>
        </w:rPr>
        <w:t xml:space="preserve">: palabra 1, palabra 2, palabra 3, palabra 4.</w:t>
      </w:r>
    </w:p>
    <w:p w:rsidR="00000000" w:rsidDel="00000000" w:rsidP="00000000" w:rsidRDefault="00000000" w:rsidRPr="00000000" w14:paraId="000000B0">
      <w:pPr>
        <w:spacing w:after="160" w:line="259"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1"/>
        <w:rPr/>
      </w:pPr>
      <w:bookmarkStart w:colFirst="0" w:colLast="0" w:name="_heading=h.26in1rg" w:id="12"/>
      <w:bookmarkEnd w:id="12"/>
      <w:r w:rsidDel="00000000" w:rsidR="00000000" w:rsidRPr="00000000">
        <w:rPr>
          <w:rtl w:val="0"/>
        </w:rPr>
        <w:t xml:space="preserve">Abstract</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El abstract es el mismo resumen pero en idioma inglés. Conserva la misma extensión o aproximada, es decir, mínimo 150 y máximo 250 palabras.</w:t>
      </w:r>
    </w:p>
    <w:p w:rsidR="00000000" w:rsidDel="00000000" w:rsidP="00000000" w:rsidRDefault="00000000" w:rsidRPr="00000000" w14:paraId="000000B4">
      <w:pPr>
        <w:ind w:firstLine="708"/>
        <w:rPr>
          <w:color w:val="ff0000"/>
        </w:rPr>
      </w:pPr>
      <w:r w:rsidDel="00000000" w:rsidR="00000000" w:rsidRPr="00000000">
        <w:rPr>
          <w:rtl w:val="0"/>
        </w:rPr>
      </w:r>
    </w:p>
    <w:p w:rsidR="00000000" w:rsidDel="00000000" w:rsidP="00000000" w:rsidRDefault="00000000" w:rsidRPr="00000000" w14:paraId="000000B5">
      <w:pPr>
        <w:ind w:left="624" w:firstLine="0"/>
        <w:rPr/>
      </w:pPr>
      <w:r w:rsidDel="00000000" w:rsidR="00000000" w:rsidRPr="00000000">
        <w:rPr>
          <w:i w:val="1"/>
          <w:rtl w:val="0"/>
        </w:rPr>
        <w:t xml:space="preserve">Keywords</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0B6">
      <w:pPr>
        <w:rPr/>
      </w:pPr>
      <w:r w:rsidDel="00000000" w:rsidR="00000000" w:rsidRPr="00000000">
        <w:rPr>
          <w:rtl w:val="0"/>
        </w:rPr>
        <w:t xml:space="preserve"> </w:t>
      </w:r>
    </w:p>
    <w:p w:rsidR="00000000" w:rsidDel="00000000" w:rsidP="00000000" w:rsidRDefault="00000000" w:rsidRPr="00000000" w14:paraId="000000B7">
      <w:pPr>
        <w:tabs>
          <w:tab w:val="left" w:leader="none" w:pos="6787"/>
        </w:tabs>
        <w:rPr/>
      </w:pPr>
      <w:r w:rsidDel="00000000" w:rsidR="00000000" w:rsidRPr="00000000">
        <w:rPr>
          <w:rtl w:val="0"/>
        </w:rPr>
        <w:tab/>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spacing w:after="160" w:line="259" w:lineRule="auto"/>
        <w:jc w:val="left"/>
        <w:rPr>
          <w:b w:val="1"/>
        </w:rPr>
      </w:pPr>
      <w:bookmarkStart w:colFirst="0" w:colLast="0" w:name="_heading=h.lnxbz9" w:id="13"/>
      <w:bookmarkEnd w:id="13"/>
      <w:r w:rsidDel="00000000" w:rsidR="00000000" w:rsidRPr="00000000">
        <w:br w:type="page"/>
      </w:r>
      <w:r w:rsidDel="00000000" w:rsidR="00000000" w:rsidRPr="00000000">
        <w:rPr>
          <w:rtl w:val="0"/>
        </w:rPr>
      </w:r>
    </w:p>
    <w:p w:rsidR="00000000" w:rsidDel="00000000" w:rsidP="00000000" w:rsidRDefault="00000000" w:rsidRPr="00000000" w14:paraId="000000C1">
      <w:pPr>
        <w:pStyle w:val="Heading1"/>
        <w:numPr>
          <w:ilvl w:val="0"/>
          <w:numId w:val="9"/>
        </w:numPr>
        <w:ind w:left="720" w:hanging="360"/>
        <w:rPr/>
      </w:pPr>
      <w:bookmarkStart w:colFirst="0" w:colLast="0" w:name="_heading=h.35nkun2" w:id="14"/>
      <w:bookmarkEnd w:id="14"/>
      <w:r w:rsidDel="00000000" w:rsidR="00000000" w:rsidRPr="00000000">
        <w:rPr>
          <w:rtl w:val="0"/>
        </w:rPr>
        <w:t xml:space="preserve">Descripción del problema</w:t>
      </w:r>
    </w:p>
    <w:p w:rsidR="00000000" w:rsidDel="00000000" w:rsidP="00000000" w:rsidRDefault="00000000" w:rsidRPr="00000000" w14:paraId="000000C2">
      <w:pPr>
        <w:ind w:firstLine="708"/>
        <w:rPr/>
      </w:pPr>
      <w:r w:rsidDel="00000000" w:rsidR="00000000" w:rsidRPr="00000000">
        <w:rPr>
          <w:rtl w:val="0"/>
        </w:rPr>
      </w:r>
    </w:p>
    <w:p w:rsidR="00000000" w:rsidDel="00000000" w:rsidP="00000000" w:rsidRDefault="00000000" w:rsidRPr="00000000" w14:paraId="000000C3">
      <w:pPr>
        <w:ind w:firstLine="708"/>
        <w:rPr/>
      </w:pPr>
      <w:r w:rsidDel="00000000" w:rsidR="00000000" w:rsidRPr="00000000">
        <w:rPr>
          <w:rtl w:val="0"/>
        </w:rPr>
        <w:t xml:space="preserve">La lesión renal aguda (LRA), se define como una disminución abrupta de la función renal que se desarrolla a lo largo de horas a días (Zarbock, 2018). Esta condición tiene un importante impacto en la morbimortalidad global(Rivas, 2022), según </w:t>
      </w:r>
      <w:r w:rsidDel="00000000" w:rsidR="00000000" w:rsidRPr="00000000">
        <w:rPr>
          <w:rtl w:val="0"/>
        </w:rPr>
        <w:t xml:space="preserve">Mehta et al. (2015)</w:t>
      </w:r>
      <w:r w:rsidDel="00000000" w:rsidR="00000000" w:rsidRPr="00000000">
        <w:rPr>
          <w:rtl w:val="0"/>
        </w:rPr>
        <w:t xml:space="preserve"> se presenta en alrededor de 13,3 millones de personas por año, contribuyendo con un aproximado de 1,7 millones de muertes anuales. Se estima que del 30% al 40% de todos los casos de LRA ocurren después de una cirugía (Rivas, 2022), aunque Hoste et al.(2018) indican que hay variaciones importantes según las características perioperatorias del procedimiento quirúrgico.</w:t>
      </w:r>
    </w:p>
    <w:p w:rsidR="00000000" w:rsidDel="00000000" w:rsidP="00000000" w:rsidRDefault="00000000" w:rsidRPr="00000000" w14:paraId="000000C4">
      <w:pPr>
        <w:ind w:firstLine="708"/>
        <w:rPr/>
      </w:pPr>
      <w:r w:rsidDel="00000000" w:rsidR="00000000" w:rsidRPr="00000000">
        <w:rPr>
          <w:rtl w:val="0"/>
        </w:rPr>
      </w:r>
    </w:p>
    <w:p w:rsidR="00000000" w:rsidDel="00000000" w:rsidP="00000000" w:rsidRDefault="00000000" w:rsidRPr="00000000" w14:paraId="000000C5">
      <w:pPr>
        <w:ind w:firstLine="708"/>
        <w:rPr/>
      </w:pPr>
      <w:r w:rsidDel="00000000" w:rsidR="00000000" w:rsidRPr="00000000">
        <w:rPr>
          <w:rtl w:val="0"/>
        </w:rPr>
        <w:t xml:space="preserve">Según Kidney Disease: Improving Global Outcomes (KDIGO, 2012), la lesión renal aguda se diagnostica por cambios en la creatinina sérica y en el volumen urinario según estándares internacionales publicados en las guías KDIGO como se muestra en la tabla 1. La incidencia de LRA postoperatoria varía según el tipo de cirugía; es del 36% en cirugía cardíaca, 12% en cirugía torácica y 7-11% en cirugía abdominal mayor. En Colombia, Cely et al. (2019) identificaron 16 estudios la mayoría enfocados en pacientes de unidades de cuidado intensivo y solo un estudio se centró en pacientes quirúrgicos.</w:t>
      </w:r>
    </w:p>
    <w:p w:rsidR="00000000" w:rsidDel="00000000" w:rsidP="00000000" w:rsidRDefault="00000000" w:rsidRPr="00000000" w14:paraId="000000C6">
      <w:pPr>
        <w:ind w:firstLine="708"/>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t xml:space="preserve">Tabla 1</w:t>
      </w:r>
    </w:p>
    <w:p w:rsidR="00000000" w:rsidDel="00000000" w:rsidP="00000000" w:rsidRDefault="00000000" w:rsidRPr="00000000" w14:paraId="000000C8">
      <w:pPr>
        <w:ind w:left="0" w:firstLine="0"/>
        <w:rPr>
          <w:i w:val="1"/>
        </w:rPr>
      </w:pPr>
      <w:r w:rsidDel="00000000" w:rsidR="00000000" w:rsidRPr="00000000">
        <w:rPr>
          <w:i w:val="1"/>
          <w:rtl w:val="0"/>
        </w:rPr>
        <w:t xml:space="preserve">Criterios de clasificación de la lesión renal aguda según KDIGO</w:t>
      </w:r>
    </w:p>
    <w:p w:rsidR="00000000" w:rsidDel="00000000" w:rsidP="00000000" w:rsidRDefault="00000000" w:rsidRPr="00000000" w14:paraId="000000C9">
      <w:pPr>
        <w:ind w:left="0" w:firstLine="0"/>
        <w:rPr/>
      </w:pPr>
      <w:r w:rsidDel="00000000" w:rsidR="00000000" w:rsidRPr="00000000">
        <w:rPr/>
        <w:drawing>
          <wp:inline distB="114300" distT="114300" distL="114300" distR="114300">
            <wp:extent cx="5524183" cy="1894257"/>
            <wp:effectExtent b="0" l="0" r="0" t="0"/>
            <wp:docPr id="397041724"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5524183" cy="1894257"/>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i w:val="1"/>
          <w:rtl w:val="0"/>
        </w:rPr>
        <w:t xml:space="preserve">Nota.</w:t>
      </w:r>
      <w:r w:rsidDel="00000000" w:rsidR="00000000" w:rsidRPr="00000000">
        <w:rPr>
          <w:rtl w:val="0"/>
        </w:rPr>
        <w:t xml:space="preserve"> Adaptado de </w:t>
      </w:r>
      <w:r w:rsidDel="00000000" w:rsidR="00000000" w:rsidRPr="00000000">
        <w:rPr>
          <w:i w:val="1"/>
          <w:rtl w:val="0"/>
        </w:rPr>
        <w:t xml:space="preserve">KDIGO clinical practice guideline for acute kidney injury</w:t>
      </w:r>
      <w:r w:rsidDel="00000000" w:rsidR="00000000" w:rsidRPr="00000000">
        <w:rPr>
          <w:rtl w:val="0"/>
        </w:rPr>
        <w:t xml:space="preserve">, por Kidney Disease: Improving Global Outcomes (KDIGO), 2012, </w:t>
      </w:r>
      <w:r w:rsidDel="00000000" w:rsidR="00000000" w:rsidRPr="00000000">
        <w:rPr>
          <w:i w:val="1"/>
          <w:rtl w:val="0"/>
        </w:rPr>
        <w:t xml:space="preserve">Kidney International Supplements</w:t>
      </w:r>
      <w:r w:rsidDel="00000000" w:rsidR="00000000" w:rsidRPr="00000000">
        <w:rPr>
          <w:rtl w:val="0"/>
        </w:rPr>
        <w:t xml:space="preserve">, 2(1), p. 19. </w:t>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firstLine="708"/>
        <w:rPr/>
      </w:pPr>
      <w:r w:rsidDel="00000000" w:rsidR="00000000" w:rsidRPr="00000000">
        <w:rPr>
          <w:rtl w:val="0"/>
        </w:rPr>
        <w:t xml:space="preserve">De acuerdo a lo mencionado por </w:t>
      </w:r>
      <w:r w:rsidDel="00000000" w:rsidR="00000000" w:rsidRPr="00000000">
        <w:rPr>
          <w:rtl w:val="0"/>
        </w:rPr>
        <w:t xml:space="preserve">Mehta, et al. (2016)</w:t>
      </w:r>
      <w:r w:rsidDel="00000000" w:rsidR="00000000" w:rsidRPr="00000000">
        <w:rPr>
          <w:rFonts w:ascii="Arial" w:cs="Arial" w:eastAsia="Arial" w:hAnsi="Arial"/>
          <w:sz w:val="22"/>
          <w:szCs w:val="22"/>
          <w:rtl w:val="0"/>
        </w:rPr>
        <w:t xml:space="preserve"> </w:t>
      </w:r>
      <w:r w:rsidDel="00000000" w:rsidR="00000000" w:rsidRPr="00000000">
        <w:rPr>
          <w:rtl w:val="0"/>
        </w:rPr>
        <w:t xml:space="preserve">l</w:t>
      </w:r>
      <w:r w:rsidDel="00000000" w:rsidR="00000000" w:rsidRPr="00000000">
        <w:rPr>
          <w:rtl w:val="0"/>
        </w:rPr>
        <w:t xml:space="preserve">as causas de LRA incluyen factores modificables como deshidratación, hipotensión y uso de fármacos nefrotóxicos, así como condiciones no modificables como enfermedades crónicas, edad avanzada y factores ambientales como saneamiento deficiente y recursos sanitarios limitados. Además, infecciones, sepsis, cirugía mayor y toxinas naturales también son exposiciones comunes, especialmente en países de bajos y medianos ingresos. También aclaran que no existe un tratamiento específico para la lesión renal aguda, el tratamiento se basa en medidas de soporte renal como hemodiálisis y depende en muchos casos de un factor socioeconómico. Por esta razón es importante identificar los pacientes en riesgo de presentar lesión renal aguda postoperatoria para poder realizar intervenciones preventivas.</w:t>
      </w:r>
    </w:p>
    <w:p w:rsidR="00000000" w:rsidDel="00000000" w:rsidP="00000000" w:rsidRDefault="00000000" w:rsidRPr="00000000" w14:paraId="000000CD">
      <w:pPr>
        <w:ind w:firstLine="708"/>
        <w:rPr/>
      </w:pPr>
      <w:r w:rsidDel="00000000" w:rsidR="00000000" w:rsidRPr="00000000">
        <w:rPr>
          <w:rtl w:val="0"/>
        </w:rPr>
      </w:r>
    </w:p>
    <w:p w:rsidR="00000000" w:rsidDel="00000000" w:rsidP="00000000" w:rsidRDefault="00000000" w:rsidRPr="00000000" w14:paraId="000000CE">
      <w:pPr>
        <w:ind w:firstLine="708"/>
        <w:rPr/>
      </w:pPr>
      <w:r w:rsidDel="00000000" w:rsidR="00000000" w:rsidRPr="00000000">
        <w:rPr>
          <w:rtl w:val="0"/>
        </w:rPr>
        <w:t xml:space="preserve">Se han desarrollado escalas de predicción de riesgo, basadas en características clínicas con un número limitado de variables y cohortes pequeñas, lo que afecta su utilización. En este contexto, las técnicas de aprendizaje automático (ML) han ganado relevancia. Como lo explica Jiang et al. (2023), aunque tienen sus propias fortalezas y debilidades,  en comparación con los </w:t>
      </w:r>
      <w:r w:rsidDel="00000000" w:rsidR="00000000" w:rsidRPr="00000000">
        <w:rPr>
          <w:rtl w:val="0"/>
        </w:rPr>
        <w:t xml:space="preserve">scores</w:t>
      </w:r>
      <w:r w:rsidDel="00000000" w:rsidR="00000000" w:rsidRPr="00000000">
        <w:rPr>
          <w:rtl w:val="0"/>
        </w:rPr>
        <w:t xml:space="preserve"> clínicos tradicionales, los algoritmos de ML podrían ofrecer un mejor desempeño al medir asociaciones no lineales y datos de alta dimensionalidad. </w:t>
      </w:r>
    </w:p>
    <w:p w:rsidR="00000000" w:rsidDel="00000000" w:rsidP="00000000" w:rsidRDefault="00000000" w:rsidRPr="00000000" w14:paraId="000000CF">
      <w:pPr>
        <w:ind w:firstLine="708"/>
        <w:rPr/>
      </w:pPr>
      <w:r w:rsidDel="00000000" w:rsidR="00000000" w:rsidRPr="00000000">
        <w:rPr>
          <w:rtl w:val="0"/>
        </w:rPr>
      </w:r>
    </w:p>
    <w:p w:rsidR="00000000" w:rsidDel="00000000" w:rsidP="00000000" w:rsidRDefault="00000000" w:rsidRPr="00000000" w14:paraId="000000D0">
      <w:pPr>
        <w:ind w:firstLine="708"/>
        <w:rPr/>
      </w:pPr>
      <w:r w:rsidDel="00000000" w:rsidR="00000000" w:rsidRPr="00000000">
        <w:rPr>
          <w:rtl w:val="0"/>
        </w:rPr>
        <w:t xml:space="preserve">Como lo indican Sun et al. (2024) con modelos predictivos basados en inteligencia artificial, se puede detectar de manera temprana a aquellos pacientes en riesgo postoperatorio, permitiendo intervenciones preventivas y terapéuticas más efectivas, mejorando resultados y reduciendo costos de atención.</w:t>
      </w:r>
    </w:p>
    <w:p w:rsidR="00000000" w:rsidDel="00000000" w:rsidP="00000000" w:rsidRDefault="00000000" w:rsidRPr="00000000" w14:paraId="000000D1">
      <w:pPr>
        <w:ind w:firstLine="708"/>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pStyle w:val="Heading2"/>
        <w:numPr>
          <w:ilvl w:val="1"/>
          <w:numId w:val="8"/>
        </w:numPr>
        <w:ind w:left="360" w:hanging="360"/>
        <w:rPr/>
      </w:pPr>
      <w:bookmarkStart w:colFirst="0" w:colLast="0" w:name="_heading=h.1ksv4uv" w:id="15"/>
      <w:bookmarkEnd w:id="15"/>
      <w:r w:rsidDel="00000000" w:rsidR="00000000" w:rsidRPr="00000000">
        <w:rPr>
          <w:rtl w:val="0"/>
        </w:rPr>
        <w:t xml:space="preserve"> Problema de negocio</w:t>
      </w:r>
    </w:p>
    <w:p w:rsidR="00000000" w:rsidDel="00000000" w:rsidP="00000000" w:rsidRDefault="00000000" w:rsidRPr="00000000" w14:paraId="000000D4">
      <w:pPr>
        <w:ind w:left="0" w:firstLine="720"/>
        <w:rPr/>
      </w:pPr>
      <w:r w:rsidDel="00000000" w:rsidR="00000000" w:rsidRPr="00000000">
        <w:rPr>
          <w:rtl w:val="0"/>
        </w:rPr>
        <w:t xml:space="preserve">La lesión renal aguda (LRA) postoperatoria es una complicación mayor común después de una cirugía y se asocia con efectos adversos tanto a corto como a largo plazo, como una hospitalización prolongada, un aumento de la mortalidad postoperatoria y el desarrollo posterior de enfermedad renal crónica (Peng et al. 2024).</w:t>
      </w:r>
    </w:p>
    <w:p w:rsidR="00000000" w:rsidDel="00000000" w:rsidP="00000000" w:rsidRDefault="00000000" w:rsidRPr="00000000" w14:paraId="000000D5">
      <w:pPr>
        <w:ind w:left="0" w:firstLine="72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ind w:firstLine="709"/>
        <w:rPr/>
      </w:pPr>
      <w:r w:rsidDel="00000000" w:rsidR="00000000" w:rsidRPr="00000000">
        <w:rPr>
          <w:rtl w:val="0"/>
        </w:rPr>
        <w:t xml:space="preserve">En la evaluación de los pacientes programados para cirugía, se determinan los riesgos de complicaciones asociadas al procedimiento, con el objetivo de tomar decisiones compartidas con el paciente y realizar intervenciones para reducir estas complicaciones. Por un lado, informar en forma objetiva a los pacientes la probabilidad de presentar lesión renal aguda postoperatoria, permite que el paciente decida antes de la intervención quirúrgica si asume ese riesgo o busca alternativas a la cirugía. Posterior a esto como lo expresa Canet (2018), si el paciente asume el riesgo, identificar a los pacientes de alto riesgo e implementar estrategias preventivas personalizadas puede disminuir la incidencia de LRA postoperatoria. En la práctica clínica, el monitoreo hemodinámico y la administración de líquidos y vasopresores basada en protocolos durante y después de la cirugía son las medidas más importantes para prevenir la hipotensión y la hipovolemia, que son los principales factores modificables que contribuyen a la LRA. Se debe prestar especial atención para evitar los efectos secundarios tanto de la acumulación de líquidos como de la hipoperfusión.</w:t>
      </w:r>
    </w:p>
    <w:p w:rsidR="00000000" w:rsidDel="00000000" w:rsidP="00000000" w:rsidRDefault="00000000" w:rsidRPr="00000000" w14:paraId="000000D7">
      <w:pPr>
        <w:pBdr>
          <w:top w:space="0" w:sz="0" w:val="nil"/>
          <w:left w:space="0" w:sz="0" w:val="nil"/>
          <w:bottom w:space="0" w:sz="0" w:val="nil"/>
          <w:right w:space="0" w:sz="0" w:val="nil"/>
          <w:between w:space="0" w:sz="0" w:val="nil"/>
        </w:pBdr>
        <w:ind w:firstLine="709"/>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ind w:firstLine="709"/>
        <w:rPr/>
      </w:pPr>
      <w:r w:rsidDel="00000000" w:rsidR="00000000" w:rsidRPr="00000000">
        <w:rPr>
          <w:rtl w:val="0"/>
        </w:rPr>
        <w:t xml:space="preserve">Por otro lado, la identificación de pacientes de alto riesgo es especialmente relevante en los hospitales y permite a los clínicos actuar sobre los factores de riesgo modificables y evitar o adaptar las exposiciones potenciales que puedan causar lesión renal. Los médicos generales, los médicos de los servicios de urgencias y el personal de salud auxiliar son con frecuencia los primeros en interactuar con pacientes en alto riesgo de LRA, por lo que la evaluación del riesgo de lesión renal aguda debe ser realizada no solo por nefrólogos e intensivistas, sino por todos los proveedores de salud (Mehta et al. 2016). Así, entre mejor se identifique el riesgo de LRA en pacientes previo a cirugía, los hospitales pueden  optimizar la planificación de sus servicios y  de los recursos necesarios para la atención de los pacientes.</w:t>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pStyle w:val="Heading2"/>
        <w:numPr>
          <w:ilvl w:val="1"/>
          <w:numId w:val="8"/>
        </w:numPr>
        <w:ind w:left="360" w:hanging="360"/>
        <w:rPr/>
      </w:pPr>
      <w:bookmarkStart w:colFirst="0" w:colLast="0" w:name="_heading=h.44sinio" w:id="16"/>
      <w:bookmarkEnd w:id="16"/>
      <w:r w:rsidDel="00000000" w:rsidR="00000000" w:rsidRPr="00000000">
        <w:rPr>
          <w:rtl w:val="0"/>
        </w:rPr>
        <w:t xml:space="preserve"> Aproximación desde la analítica de datos </w:t>
      </w:r>
    </w:p>
    <w:p w:rsidR="00000000" w:rsidDel="00000000" w:rsidP="00000000" w:rsidRDefault="00000000" w:rsidRPr="00000000" w14:paraId="000000DB">
      <w:pPr>
        <w:ind w:left="0" w:firstLine="720"/>
        <w:rPr/>
      </w:pPr>
      <w:r w:rsidDel="00000000" w:rsidR="00000000" w:rsidRPr="00000000">
        <w:rPr>
          <w:rtl w:val="0"/>
        </w:rPr>
        <w:t xml:space="preserve">Para abordar cada uno de los pasos del proyecto se tomará como referencia la metodología CRISP-DM (Cross Industry Standard Process for Data Mining). Galán (2015) explica que CRISP-DM es una metodología, que incluye un modelo y una guía, estructurados en seis fases, algunas de las cuales son bidireccionales, es decir que de una fase en concreto se puede volver a una fase anterior para poder </w:t>
      </w:r>
      <w:r w:rsidDel="00000000" w:rsidR="00000000" w:rsidRPr="00000000">
        <w:rPr>
          <w:rtl w:val="0"/>
        </w:rPr>
        <w:t xml:space="preserve">revisarla</w:t>
      </w:r>
      <w:r w:rsidDel="00000000" w:rsidR="00000000" w:rsidRPr="00000000">
        <w:rPr>
          <w:rtl w:val="0"/>
        </w:rPr>
        <w:t xml:space="preserve">, por lo que la sucesión de fases no tiene porqué ser ordenada desde la primera hasta la última. Las seis fases que se pueden ver en la Figura 1 son: comprensión del negocio, comprensión de los datos, preparación de los datos, modelado, evaluación e implantación.</w:t>
      </w:r>
    </w:p>
    <w:p w:rsidR="00000000" w:rsidDel="00000000" w:rsidP="00000000" w:rsidRDefault="00000000" w:rsidRPr="00000000" w14:paraId="000000DC">
      <w:pPr>
        <w:ind w:left="0" w:firstLine="720"/>
        <w:rPr/>
      </w:pPr>
      <w:r w:rsidDel="00000000" w:rsidR="00000000" w:rsidRPr="00000000">
        <w:rPr>
          <w:rtl w:val="0"/>
        </w:rPr>
      </w:r>
    </w:p>
    <w:p w:rsidR="00000000" w:rsidDel="00000000" w:rsidP="00000000" w:rsidRDefault="00000000" w:rsidRPr="00000000" w14:paraId="000000DD">
      <w:pPr>
        <w:ind w:left="0" w:firstLine="720"/>
        <w:rPr/>
      </w:pPr>
      <w:r w:rsidDel="00000000" w:rsidR="00000000" w:rsidRPr="00000000">
        <w:rPr>
          <w:rtl w:val="0"/>
        </w:rPr>
        <w:t xml:space="preserve">Figura 1.</w:t>
      </w:r>
    </w:p>
    <w:p w:rsidR="00000000" w:rsidDel="00000000" w:rsidP="00000000" w:rsidRDefault="00000000" w:rsidRPr="00000000" w14:paraId="000000DE">
      <w:pPr>
        <w:ind w:left="0" w:firstLine="720"/>
        <w:rPr>
          <w:i w:val="1"/>
        </w:rPr>
      </w:pPr>
      <w:r w:rsidDel="00000000" w:rsidR="00000000" w:rsidRPr="00000000">
        <w:rPr>
          <w:i w:val="1"/>
          <w:rtl w:val="0"/>
        </w:rPr>
        <w:t xml:space="preserve">Modelo de proceso CRISP–DM</w:t>
      </w:r>
    </w:p>
    <w:p w:rsidR="00000000" w:rsidDel="00000000" w:rsidP="00000000" w:rsidRDefault="00000000" w:rsidRPr="00000000" w14:paraId="000000DF">
      <w:pPr>
        <w:ind w:left="0" w:firstLine="720"/>
        <w:rPr/>
      </w:pPr>
      <w:r w:rsidDel="00000000" w:rsidR="00000000" w:rsidRPr="00000000">
        <w:rPr/>
        <w:drawing>
          <wp:inline distB="114300" distT="114300" distL="114300" distR="114300">
            <wp:extent cx="5019993" cy="3124200"/>
            <wp:effectExtent b="0" l="0" r="0" t="0"/>
            <wp:docPr id="397041712"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5019993"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i w:val="1"/>
          <w:rtl w:val="0"/>
        </w:rPr>
        <w:t xml:space="preserve">Nota.</w:t>
      </w:r>
      <w:r w:rsidDel="00000000" w:rsidR="00000000" w:rsidRPr="00000000">
        <w:rPr>
          <w:rtl w:val="0"/>
        </w:rPr>
        <w:t xml:space="preserve"> Proceso CRISP-DM para proyectos de minería de datos. Fuente: Adaptado de </w:t>
      </w:r>
      <w:r w:rsidDel="00000000" w:rsidR="00000000" w:rsidRPr="00000000">
        <w:rPr>
          <w:i w:val="1"/>
          <w:rtl w:val="0"/>
        </w:rPr>
        <w:t xml:space="preserve">Metodología para el desarrollo de proyectos en minería de datos – CRISP-DM</w:t>
      </w:r>
      <w:r w:rsidDel="00000000" w:rsidR="00000000" w:rsidRPr="00000000">
        <w:rPr>
          <w:rtl w:val="0"/>
        </w:rPr>
        <w:t xml:space="preserve">. (s.f.).</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ab/>
        <w:t xml:space="preserve">La primera fase, Comprensión del negocio, es entender los objetivos y requerimientos del proyecto desde una perspectiva empresarial para convertir ese conocimiento en la definición de un problema (García, 2019). Como lo explicamos previamente en la sección 1.1, hay una necesidad de predecir el riesgo que tienen los pacientes de sufrir LRA previo a una cirugía para así, tomar acciones preventivas y mitigar el riesgo. De esta manera, los pacientes, el personal de salud y las instituciones de salud obtendrían mejores resultados tanto económicamente (en ahorro de gastos médicos y de estancias hospitalarias prolongadas)  como en salud teniendo en cuenta que se pueden prevenir enfermedades crónicas o incluso la muerte del paciente.  Por esto, como se puede ver en el punto 2.1, el objetivo general es claro y ataca la problemática, en este se busca predecir la probabilidad que hay de sufrir LRA por medio de herramientas de inteligencia artificial. </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ab/>
        <w:t xml:space="preserve">Para la fase de compresión de datos, se tienen tareas que se tienen que realizar con demasiada rigurosidad para permitir el éxito de las siguientes etapas. Esta segunda fase comprende la recolección inicial de los datos con el objetivo de  establecer  un  primer  contacto  con  el  problema,  familiarizarse  con  ellos, identificar  su  calidad  y  establecer  las  relaciones  más  evidentes  que  permitan definir las primeras hipótesis (Galán, 2015). Para entender a profundidad lo que se realizó en esta fase, se puede revisar el punto 1.3 Origen de los datos y el punto 3.1 Datos originales. En Origen de los datos, se explica como uno de los autores del presente trabajo participó como asesor en un estudio que realizaron dos estudiantes para trabajo de grado de especialización, de esta manera, en vez de recolectar datos para la investigación, se le solicitó autorización a los autores de ese trabajo para el uso de estos. De igual manera, identificar la calidad de los datos y comprenderlos fue una tarea más asequible en cuanto a que se tiene total conocimiento de la procedencia de los mismos. </w:t>
      </w:r>
    </w:p>
    <w:p w:rsidR="00000000" w:rsidDel="00000000" w:rsidP="00000000" w:rsidRDefault="00000000" w:rsidRPr="00000000" w14:paraId="000000E5">
      <w:pPr>
        <w:rPr/>
      </w:pPr>
      <w:r w:rsidDel="00000000" w:rsidR="00000000" w:rsidRPr="00000000">
        <w:rPr>
          <w:rtl w:val="0"/>
        </w:rPr>
        <w:tab/>
      </w:r>
    </w:p>
    <w:p w:rsidR="00000000" w:rsidDel="00000000" w:rsidP="00000000" w:rsidRDefault="00000000" w:rsidRPr="00000000" w14:paraId="000000E6">
      <w:pPr>
        <w:rPr/>
      </w:pPr>
      <w:r w:rsidDel="00000000" w:rsidR="00000000" w:rsidRPr="00000000">
        <w:rPr>
          <w:rtl w:val="0"/>
        </w:rPr>
        <w:tab/>
        <w:t xml:space="preserve">En la tercera fase de la metodología CRISP-DM, García (2019) resume las tareas de esta etapa como todas las operaciones que tienen que ver con la adecuación de los datos a la tarea de aprendizaje automático.  Con el objetivo de explicar paso a paso lo que se realizó en esta etapa, se puede leer el punto 3.2. Datasets y el punto 3.3. Analítica descriptiva. En estos dos puntos, se profundiza en la exploración que hicimos dentro de la información que recibimos para comprender las relaciones o la importancia de cada una de las variables. También se muestra cómo se manejaron posteriormente los datos para dejar un dataset que permitiera entrenar y probar los diferentes modelos propuestos. </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ab/>
        <w:t xml:space="preserve">La cuarta fase es modelado, Galán (2015) explica que en esta fase de CRISP-DM  se  seleccionan  las  técnicas  de  modelado  más apropiadas  para  el  proyecto  de  minería  de  datos  específico. Puntualmente para este ejercicio, se seleccionaron modelos lineales y no lineales, estos modelos propuestos para este análisis fueron regresión Logística, Random Forest, árbol de decisiones, aumento de gradiente extremo (</w:t>
      </w:r>
      <w:r w:rsidDel="00000000" w:rsidR="00000000" w:rsidRPr="00000000">
        <w:rPr>
          <w:rtl w:val="0"/>
        </w:rPr>
        <w:t xml:space="preserve">XGBoost</w:t>
      </w:r>
      <w:r w:rsidDel="00000000" w:rsidR="00000000" w:rsidRPr="00000000">
        <w:rPr>
          <w:rtl w:val="0"/>
        </w:rPr>
        <w:t xml:space="preserve">) y Red Neuronal Recurrente. Estos modelos se seleccionaron debido a que son modelos conocidos por los autores, que ya se ha trabajado con ellos y han mostrado rendimientos en diversos estudios. Un ejemplo de esto es el estudio de Xue et al. (2021), en donde utilizaron modelos lineales (como máquinas de vectores de soporte y regresión logística) como modelos no lineales (incluyendo bosques aleatorios, árboles de refuerzo de gradiente y redes neuronales profundas, obteniendo rendimientos positivos para cada uno de los modelos .</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ind w:firstLine="709"/>
        <w:rPr/>
      </w:pPr>
      <w:r w:rsidDel="00000000" w:rsidR="00000000" w:rsidRPr="00000000">
        <w:rPr>
          <w:rtl w:val="0"/>
        </w:rPr>
        <w:t xml:space="preserve">La quinta fase, que define si se inicia de nuevo el proceso o si por el contrario se continúa con la última etapa es la evaluación, como se muestra en la Figura 1. Galán (2015) dice que esta  tarea  involucra  la evaluación  del  modelo  en  relación  a  los  objetivos  del  negocio  y  busca determinar  si  hay  alguna  razón  de  negocio  para  la  cual  el  modelo  sea deficiente, o si es aconsejable probar el modelo en un problema real si el tiempo  y  las  restricciones  lo  permiten.  Se realizó para todos los modelos una prueba con el 10 % de los datos no vistos y se creó una tabla con los resultados. Estos modelos se evalúan con métricas muy utilizadas en ML como lo son  precisión, el Recall, el F1 score y Curvas ROC. También se utiliza el análisis de Shapley Additive Explanations (SHAP), que como lo explican Xue et al. (2021), para el análisis de los modelos permite una interpretación independiente que muestra contribuyentes clínicos significativos asociados con los riesgos de complicaciones postoperatorias.</w:t>
      </w:r>
    </w:p>
    <w:p w:rsidR="00000000" w:rsidDel="00000000" w:rsidP="00000000" w:rsidRDefault="00000000" w:rsidRPr="00000000" w14:paraId="000000EB">
      <w:pPr>
        <w:pBdr>
          <w:top w:space="0" w:sz="0" w:val="nil"/>
          <w:left w:space="0" w:sz="0" w:val="nil"/>
          <w:bottom w:space="0" w:sz="0" w:val="nil"/>
          <w:right w:space="0" w:sz="0" w:val="nil"/>
          <w:between w:space="0" w:sz="0" w:val="nil"/>
        </w:pBdr>
        <w:ind w:firstLine="709"/>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ind w:firstLine="709"/>
        <w:rPr/>
      </w:pPr>
      <w:r w:rsidDel="00000000" w:rsidR="00000000" w:rsidRPr="00000000">
        <w:rPr>
          <w:rtl w:val="0"/>
        </w:rPr>
        <w:t xml:space="preserve">La última fase es el despliegue. Se trata de explotar la potencialidad de los modelos, integrarlos en los procesos de toma de decisión de la organización (García, 2019). Para la presente investigación, el modelo predictivo con el mejor desempeño se integró en un sistema de apoyo a la decisión clínica, que alertará a los médicos sobre pacientes con alto riesgo de LRA POP antes de la cirugía.  El sistema de apoyo consistió en una aplicación basada en la web que al ingresar los datos de las variables predictoras indica la probabilidad de presentar LRA post operatoria</w:t>
      </w:r>
    </w:p>
    <w:p w:rsidR="00000000" w:rsidDel="00000000" w:rsidP="00000000" w:rsidRDefault="00000000" w:rsidRPr="00000000" w14:paraId="000000ED">
      <w:pPr>
        <w:pBdr>
          <w:top w:space="0" w:sz="0" w:val="nil"/>
          <w:left w:space="0" w:sz="0" w:val="nil"/>
          <w:bottom w:space="0" w:sz="0" w:val="nil"/>
          <w:right w:space="0" w:sz="0" w:val="nil"/>
          <w:between w:space="0" w:sz="0" w:val="nil"/>
        </w:pBdr>
        <w:ind w:firstLine="709"/>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ind w:firstLine="709"/>
        <w:rPr/>
      </w:pPr>
      <w:r w:rsidDel="00000000" w:rsidR="00000000" w:rsidRPr="00000000">
        <w:rPr>
          <w:rtl w:val="0"/>
        </w:rPr>
        <w:t xml:space="preserve">En resumen, el marco de aprendizaje automático (ML) propuesto para predecir complicaciones postoperatorias, con una interpretación independiente del modelo, ofrece oportunidades para implementar e integrar los resultados del ML en sistemas de apoyo a la decisión clínica en tiempo real y en herramientas de gestión anticipada, con el fin de ayudar a los profesionales en la planificación del cuidado postoperatorio y la gestión de recursos (Xue et al, 2021). Esto, se realizará bajo la metodología CRISP-DM que guiará el paso a paso del proceso investigativo, siguiendo cada una de las 6 etapas hasta finalizar con una etapa de implementación. </w:t>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pStyle w:val="Heading2"/>
        <w:numPr>
          <w:ilvl w:val="1"/>
          <w:numId w:val="8"/>
        </w:numPr>
        <w:ind w:left="360" w:hanging="360"/>
        <w:rPr/>
      </w:pPr>
      <w:bookmarkStart w:colFirst="0" w:colLast="0" w:name="_heading=h.z337ya" w:id="17"/>
      <w:bookmarkEnd w:id="17"/>
      <w:r w:rsidDel="00000000" w:rsidR="00000000" w:rsidRPr="00000000">
        <w:rPr>
          <w:rtl w:val="0"/>
        </w:rPr>
        <w:t xml:space="preserve"> Origen de los datos</w:t>
      </w:r>
    </w:p>
    <w:p w:rsidR="00000000" w:rsidDel="00000000" w:rsidP="00000000" w:rsidRDefault="00000000" w:rsidRPr="00000000" w14:paraId="000000F1">
      <w:pPr>
        <w:pBdr>
          <w:top w:space="0" w:sz="0" w:val="nil"/>
          <w:left w:space="0" w:sz="0" w:val="nil"/>
          <w:bottom w:space="0" w:sz="0" w:val="nil"/>
          <w:right w:space="0" w:sz="0" w:val="nil"/>
          <w:between w:space="0" w:sz="0" w:val="nil"/>
        </w:pBdr>
        <w:ind w:firstLine="709"/>
        <w:rPr/>
      </w:pPr>
      <w:r w:rsidDel="00000000" w:rsidR="00000000" w:rsidRPr="00000000">
        <w:rPr>
          <w:rtl w:val="0"/>
        </w:rPr>
        <w:t xml:space="preserve">El conjunto de datos para el desarrollo de los modelos se obtuvo de un estudio de cohorte retrospectivo realizado por estudiantes de la especialización de anestesiología y reanimación de la universidad de Antioquia. Durante una investigación realizada para obtención del título de grado de especialistas en Anestesiología y reanimación. Asesorados por uno de los autores del presente documento, los estudiantes dieron autorización para la utilización de la base de datos. </w:t>
      </w:r>
    </w:p>
    <w:p w:rsidR="00000000" w:rsidDel="00000000" w:rsidP="00000000" w:rsidRDefault="00000000" w:rsidRPr="00000000" w14:paraId="000000F2">
      <w:pPr>
        <w:pBdr>
          <w:top w:space="0" w:sz="0" w:val="nil"/>
          <w:left w:space="0" w:sz="0" w:val="nil"/>
          <w:bottom w:space="0" w:sz="0" w:val="nil"/>
          <w:right w:space="0" w:sz="0" w:val="nil"/>
          <w:between w:space="0" w:sz="0" w:val="nil"/>
        </w:pBdr>
        <w:ind w:firstLine="709"/>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ind w:firstLine="709"/>
        <w:rPr/>
      </w:pPr>
      <w:r w:rsidDel="00000000" w:rsidR="00000000" w:rsidRPr="00000000">
        <w:rPr>
          <w:rtl w:val="0"/>
        </w:rPr>
        <w:t xml:space="preserve">La información fue obtenida mediante la revisión de las historias clínicas por parte de dos investigadores, a partir de bases de datos aportadas por ambas instituciones hospitalarias. La información se registró en la herramienta Redcap, posteriormente se convirtieron y unieron en una base de datos de Excel. La recolección de los datos se realizó en pacientes mayores de 18 años atendidos entre del 1 de enero de 2020 al 31 de diciembre de 2022 en los hospitales Alma Máter de Antioquia y Pablo Tobón Uribe de la ciudad de Medellín, Colombia, que fueron llevados a cirugía no cardiaca y que tenían una medición de creatinina sérica basal hasta 30 días antes del procedimiento y un control dentro de 48 horas hasta 7 días postquirúrgicos.</w:t>
      </w:r>
    </w:p>
    <w:p w:rsidR="00000000" w:rsidDel="00000000" w:rsidP="00000000" w:rsidRDefault="00000000" w:rsidRPr="00000000" w14:paraId="000000F4">
      <w:pPr>
        <w:pBdr>
          <w:top w:space="0" w:sz="0" w:val="nil"/>
          <w:left w:space="0" w:sz="0" w:val="nil"/>
          <w:bottom w:space="0" w:sz="0" w:val="nil"/>
          <w:right w:space="0" w:sz="0" w:val="nil"/>
          <w:between w:space="0" w:sz="0" w:val="nil"/>
        </w:pBdr>
        <w:ind w:firstLine="709"/>
        <w:rPr/>
      </w:pPr>
      <w:r w:rsidDel="00000000" w:rsidR="00000000" w:rsidRPr="00000000">
        <w:rPr>
          <w:rtl w:val="0"/>
        </w:rPr>
      </w:r>
    </w:p>
    <w:p w:rsidR="00000000" w:rsidDel="00000000" w:rsidP="00000000" w:rsidRDefault="00000000" w:rsidRPr="00000000" w14:paraId="000000F5">
      <w:pPr>
        <w:ind w:firstLine="709"/>
        <w:rPr/>
      </w:pPr>
      <w:r w:rsidDel="00000000" w:rsidR="00000000" w:rsidRPr="00000000">
        <w:rPr>
          <w:rtl w:val="0"/>
        </w:rPr>
        <w:t xml:space="preserve">En el archivo de Excel, se eliminaron las variables </w:t>
      </w:r>
      <w:r w:rsidDel="00000000" w:rsidR="00000000" w:rsidRPr="00000000">
        <w:rPr>
          <w:rtl w:val="0"/>
        </w:rPr>
        <w:t xml:space="preserve">recordID</w:t>
      </w:r>
      <w:r w:rsidDel="00000000" w:rsidR="00000000" w:rsidRPr="00000000">
        <w:rPr>
          <w:rtl w:val="0"/>
        </w:rPr>
        <w:t xml:space="preserve">, nombre del hospital y número de identificación del paciente para mantener la privacidad de los pacientes de hacer de hacer el procesamiento de los datos</w:t>
      </w:r>
    </w:p>
    <w:p w:rsidR="00000000" w:rsidDel="00000000" w:rsidP="00000000" w:rsidRDefault="00000000" w:rsidRPr="00000000" w14:paraId="000000F6">
      <w:pPr>
        <w:pBdr>
          <w:top w:space="0" w:sz="0" w:val="nil"/>
          <w:left w:space="0" w:sz="0" w:val="nil"/>
          <w:bottom w:space="0" w:sz="0" w:val="nil"/>
          <w:right w:space="0" w:sz="0" w:val="nil"/>
          <w:between w:space="0" w:sz="0" w:val="nil"/>
        </w:pBdr>
        <w:ind w:firstLine="709"/>
        <w:rPr>
          <w:color w:val="000000"/>
        </w:rPr>
      </w:pPr>
      <w:r w:rsidDel="00000000" w:rsidR="00000000" w:rsidRPr="00000000">
        <w:rPr>
          <w:rtl w:val="0"/>
        </w:rPr>
      </w:r>
    </w:p>
    <w:p w:rsidR="00000000" w:rsidDel="00000000" w:rsidP="00000000" w:rsidRDefault="00000000" w:rsidRPr="00000000" w14:paraId="000000F7">
      <w:pPr>
        <w:pStyle w:val="Heading2"/>
        <w:numPr>
          <w:ilvl w:val="1"/>
          <w:numId w:val="8"/>
        </w:numPr>
        <w:ind w:left="360" w:hanging="360"/>
        <w:rPr/>
      </w:pPr>
      <w:bookmarkStart w:colFirst="0" w:colLast="0" w:name="_heading=h.3j2qqm3" w:id="18"/>
      <w:bookmarkEnd w:id="18"/>
      <w:r w:rsidDel="00000000" w:rsidR="00000000" w:rsidRPr="00000000">
        <w:rPr>
          <w:rtl w:val="0"/>
        </w:rPr>
        <w:t xml:space="preserve"> Métricas de desempeño</w:t>
      </w:r>
    </w:p>
    <w:p w:rsidR="00000000" w:rsidDel="00000000" w:rsidP="00000000" w:rsidRDefault="00000000" w:rsidRPr="00000000" w14:paraId="000000F8">
      <w:pPr>
        <w:pBdr>
          <w:top w:space="0" w:sz="0" w:val="nil"/>
          <w:left w:space="0" w:sz="0" w:val="nil"/>
          <w:bottom w:space="0" w:sz="0" w:val="nil"/>
          <w:right w:space="0" w:sz="0" w:val="nil"/>
          <w:between w:space="0" w:sz="0" w:val="nil"/>
        </w:pBdr>
        <w:ind w:firstLine="720"/>
        <w:rPr/>
      </w:pPr>
      <w:sdt>
        <w:sdtPr>
          <w:tag w:val="goog_rdk_7"/>
        </w:sdtPr>
        <w:sdtContent>
          <w:r w:rsidDel="00000000" w:rsidR="00000000" w:rsidRPr="00000000">
            <w:rPr>
              <w:rFonts w:ascii="Gungsuh" w:cs="Gungsuh" w:eastAsia="Gungsuh" w:hAnsi="Gungsuh"/>
              <w:rtl w:val="0"/>
            </w:rPr>
            <w:t xml:space="preserve">Para evaluar los modelos predictivos de lesión renal aguda (AKI), se utilizaron principalmente las siguientes métricas: precisión, recall (sensibilidad), F1-score y AUC-ROC. Se construyeron matrices de confusión para todos los modelos y se generaron sus respectivas curvas ROC. Como criterio inicial de selección, se priorizaron modelos con un AUC-ROC ≥ 0.80, esto debido a lo que nos dicen Hosmer, Lemeshow y Sturdivant (2013), como se evidencia en la Tabla 2., un AUC-ROC superior a 0.80 se considera evidencia de una excelente discriminación del modelo.</w:t>
          </w:r>
        </w:sdtContent>
      </w:sdt>
    </w:p>
    <w:p w:rsidR="00000000" w:rsidDel="00000000" w:rsidP="00000000" w:rsidRDefault="00000000" w:rsidRPr="00000000" w14:paraId="000000F9">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Tabla 2</w:t>
      </w:r>
    </w:p>
    <w:p w:rsidR="00000000" w:rsidDel="00000000" w:rsidP="00000000" w:rsidRDefault="00000000" w:rsidRPr="00000000" w14:paraId="000000FB">
      <w:pPr>
        <w:rPr/>
      </w:pPr>
      <w:r w:rsidDel="00000000" w:rsidR="00000000" w:rsidRPr="00000000">
        <w:rPr>
          <w:i w:val="1"/>
          <w:rtl w:val="0"/>
        </w:rPr>
        <w:t xml:space="preserve">Interpretación del valor del AUC-ROC en modelos de clasificación</w:t>
      </w: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ind w:left="0" w:firstLine="0"/>
        <w:rPr/>
      </w:pPr>
      <w:r w:rsidDel="00000000" w:rsidR="00000000" w:rsidRPr="00000000">
        <w:rPr/>
        <w:drawing>
          <wp:inline distB="114300" distT="114300" distL="114300" distR="114300">
            <wp:extent cx="4971733" cy="1936923"/>
            <wp:effectExtent b="0" l="0" r="0" t="0"/>
            <wp:docPr id="397041713"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4971733" cy="1936923"/>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ind w:left="0" w:firstLine="0"/>
        <w:rPr/>
      </w:pPr>
      <w:r w:rsidDel="00000000" w:rsidR="00000000" w:rsidRPr="00000000">
        <w:rPr>
          <w:i w:val="1"/>
          <w:rtl w:val="0"/>
        </w:rPr>
        <w:t xml:space="preserve">Nota.</w:t>
      </w:r>
      <w:r w:rsidDel="00000000" w:rsidR="00000000" w:rsidRPr="00000000">
        <w:rPr>
          <w:rtl w:val="0"/>
        </w:rPr>
        <w:t xml:space="preserve"> El valor del AUC-ROC (Área Bajo la Curva de la Característica Operativa del Receptor) indica el nivel de discriminación del modelo entre clases. Adaptado de </w:t>
      </w:r>
      <w:r w:rsidDel="00000000" w:rsidR="00000000" w:rsidRPr="00000000">
        <w:rPr>
          <w:i w:val="1"/>
          <w:rtl w:val="0"/>
        </w:rPr>
        <w:t xml:space="preserve">Applied Logistic Regression</w:t>
      </w:r>
      <w:r w:rsidDel="00000000" w:rsidR="00000000" w:rsidRPr="00000000">
        <w:rPr>
          <w:rtl w:val="0"/>
        </w:rPr>
        <w:t xml:space="preserve"> (Hosmer, Lemeshow &amp; Sturdivant, 2013, p. 177).</w:t>
      </w:r>
    </w:p>
    <w:p w:rsidR="00000000" w:rsidDel="00000000" w:rsidP="00000000" w:rsidRDefault="00000000" w:rsidRPr="00000000" w14:paraId="000000FE">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FF">
      <w:pPr>
        <w:ind w:left="0" w:firstLine="720"/>
        <w:rPr/>
      </w:pPr>
      <w:r w:rsidDel="00000000" w:rsidR="00000000" w:rsidRPr="00000000">
        <w:rPr>
          <w:rtl w:val="0"/>
        </w:rPr>
        <w:t xml:space="preserve">Para mejorar la interpretación del modelo para el personal de salud que son los usuarios finales, utilizaremos el método SHAP (Shapley Additive Explanations). SHAP es una técnica de explicación independiente del modelo que ayuda a interpretar los resultados de un modelo predictivo. La interpretación se basa en el valor SHAP de cada característica, el cual representa la contribución de esa característica al riesgo predicho de una complicación. Un valor SHAP positivo indica que la característica correspondiente contribuye a un mayor riesgo de complicación, mientras que un valor SHAP negativo indica que la característica contribuye a un menor riesgo de dicha complicación. La magnitud de los valores </w:t>
      </w:r>
      <w:r w:rsidDel="00000000" w:rsidR="00000000" w:rsidRPr="00000000">
        <w:rPr>
          <w:rtl w:val="0"/>
        </w:rPr>
        <w:t xml:space="preserve">SHAP</w:t>
      </w:r>
      <w:r w:rsidDel="00000000" w:rsidR="00000000" w:rsidRPr="00000000">
        <w:rPr>
          <w:rtl w:val="0"/>
        </w:rPr>
        <w:t xml:space="preserve"> representa el grado de contribución de esa característica al desempeño de la predicción (Xue, 2021) . Esta técnica explica predicciones individuales y el comportamiento general del modelo, garantiza que los valores de importancia sean matemáticamente sólidos y funciona con varios tipos de modelos. </w:t>
      </w:r>
    </w:p>
    <w:p w:rsidR="00000000" w:rsidDel="00000000" w:rsidP="00000000" w:rsidRDefault="00000000" w:rsidRPr="00000000" w14:paraId="00000100">
      <w:pPr>
        <w:ind w:left="0" w:firstLine="720"/>
        <w:rPr/>
      </w:pPr>
      <w:r w:rsidDel="00000000" w:rsidR="00000000" w:rsidRPr="00000000">
        <w:rPr>
          <w:rtl w:val="0"/>
        </w:rPr>
      </w:r>
    </w:p>
    <w:p w:rsidR="00000000" w:rsidDel="00000000" w:rsidP="00000000" w:rsidRDefault="00000000" w:rsidRPr="00000000" w14:paraId="00000101">
      <w:pPr>
        <w:ind w:left="0" w:firstLine="720"/>
        <w:rPr/>
      </w:pPr>
      <w:r w:rsidDel="00000000" w:rsidR="00000000" w:rsidRPr="00000000">
        <w:rPr>
          <w:rtl w:val="0"/>
        </w:rPr>
        <w:t xml:space="preserve">Así, cómo se puede observar en la tabla 3, </w:t>
      </w:r>
      <w:r w:rsidDel="00000000" w:rsidR="00000000" w:rsidRPr="00000000">
        <w:rPr>
          <w:rtl w:val="0"/>
        </w:rPr>
        <w:t xml:space="preserve">los</w:t>
      </w:r>
      <w:r w:rsidDel="00000000" w:rsidR="00000000" w:rsidRPr="00000000">
        <w:rPr>
          <w:rtl w:val="0"/>
        </w:rPr>
        <w:t xml:space="preserve"> criterios iniciales mínimos recomendados que se tomaron para llevar a cabo el análisis de los modelos trabajados siguieron  puntos de corte elevados, que incluso se pueden poner a discusión sobre si son lo suficientemente rigurosos teniendo en cuenta que se trata de un contexto clínico que se relaciona directamente con la salud de las personas. </w:t>
      </w:r>
    </w:p>
    <w:p w:rsidR="00000000" w:rsidDel="00000000" w:rsidP="00000000" w:rsidRDefault="00000000" w:rsidRPr="00000000" w14:paraId="00000102">
      <w:pPr>
        <w:ind w:left="0" w:firstLine="0"/>
        <w:rPr/>
      </w:pPr>
      <w:r w:rsidDel="00000000" w:rsidR="00000000" w:rsidRPr="00000000">
        <w:rPr>
          <w:rtl w:val="0"/>
        </w:rPr>
      </w:r>
    </w:p>
    <w:p w:rsidR="00000000" w:rsidDel="00000000" w:rsidP="00000000" w:rsidRDefault="00000000" w:rsidRPr="00000000" w14:paraId="00000103">
      <w:pPr>
        <w:ind w:left="0" w:firstLine="0"/>
        <w:rPr/>
      </w:pPr>
      <w:r w:rsidDel="00000000" w:rsidR="00000000" w:rsidRPr="00000000">
        <w:rPr>
          <w:rtl w:val="0"/>
        </w:rPr>
        <w:t xml:space="preserve">Tabla 3.</w:t>
      </w:r>
    </w:p>
    <w:p w:rsidR="00000000" w:rsidDel="00000000" w:rsidP="00000000" w:rsidRDefault="00000000" w:rsidRPr="00000000" w14:paraId="00000104">
      <w:pPr>
        <w:ind w:left="0" w:firstLine="0"/>
        <w:rPr>
          <w:color w:val="404040"/>
        </w:rPr>
      </w:pPr>
      <w:r w:rsidDel="00000000" w:rsidR="00000000" w:rsidRPr="00000000">
        <w:rPr>
          <w:rtl w:val="0"/>
        </w:rPr>
        <w:t xml:space="preserve">Criterios cuantitativos iniciales (mínimos recomendados)</w:t>
      </w:r>
      <w:r w:rsidDel="00000000" w:rsidR="00000000" w:rsidRPr="00000000">
        <w:rPr>
          <w:rtl w:val="0"/>
        </w:rPr>
      </w:r>
    </w:p>
    <w:p w:rsidR="00000000" w:rsidDel="00000000" w:rsidP="00000000" w:rsidRDefault="00000000" w:rsidRPr="00000000" w14:paraId="00000105">
      <w:pPr>
        <w:ind w:left="0" w:firstLine="0"/>
        <w:rPr>
          <w:color w:val="404040"/>
        </w:rPr>
      </w:pPr>
      <w:r w:rsidDel="00000000" w:rsidR="00000000" w:rsidRPr="00000000">
        <w:rPr>
          <w:color w:val="404040"/>
        </w:rPr>
        <w:drawing>
          <wp:inline distB="114300" distT="114300" distL="114300" distR="114300">
            <wp:extent cx="5409883" cy="3456058"/>
            <wp:effectExtent b="0" l="0" r="0" t="0"/>
            <wp:docPr id="39704168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409883" cy="3456058"/>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left="0" w:firstLine="0"/>
        <w:rPr>
          <w:color w:val="404040"/>
        </w:rPr>
      </w:pPr>
      <w:r w:rsidDel="00000000" w:rsidR="00000000" w:rsidRPr="00000000">
        <w:rPr>
          <w:i w:val="1"/>
          <w:color w:val="404040"/>
          <w:rtl w:val="0"/>
        </w:rPr>
        <w:t xml:space="preserve">Nota: </w:t>
      </w:r>
      <w:r w:rsidDel="00000000" w:rsidR="00000000" w:rsidRPr="00000000">
        <w:rPr>
          <w:color w:val="404040"/>
          <w:rtl w:val="0"/>
        </w:rPr>
        <w:t xml:space="preserve">Elaboración propia a partir de los documentos e investigaciones tomadas como referencia. </w:t>
      </w:r>
    </w:p>
    <w:p w:rsidR="00000000" w:rsidDel="00000000" w:rsidP="00000000" w:rsidRDefault="00000000" w:rsidRPr="00000000" w14:paraId="00000107">
      <w:pPr>
        <w:ind w:left="0" w:firstLine="0"/>
        <w:rPr>
          <w:color w:val="404040"/>
        </w:rPr>
      </w:pPr>
      <w:r w:rsidDel="00000000" w:rsidR="00000000" w:rsidRPr="00000000">
        <w:rPr>
          <w:rtl w:val="0"/>
        </w:rPr>
      </w:r>
    </w:p>
    <w:p w:rsidR="00000000" w:rsidDel="00000000" w:rsidP="00000000" w:rsidRDefault="00000000" w:rsidRPr="00000000" w14:paraId="00000108">
      <w:pPr>
        <w:ind w:left="0" w:firstLine="0"/>
        <w:rPr>
          <w:i w:val="0"/>
          <w:smallCaps w:val="0"/>
          <w:strike w:val="0"/>
          <w:color w:val="404040"/>
          <w:sz w:val="24"/>
          <w:szCs w:val="24"/>
          <w:u w:val="none"/>
          <w:shd w:fill="auto" w:val="clear"/>
          <w:vertAlign w:val="baseline"/>
        </w:rPr>
      </w:pPr>
      <w:r w:rsidDel="00000000" w:rsidR="00000000" w:rsidRPr="00000000">
        <w:rPr>
          <w:color w:val="404040"/>
          <w:rtl w:val="0"/>
        </w:rPr>
        <w:tab/>
        <w:t xml:space="preserve">En cuanto las métricas para el problema de negocio desde la perspectiva del proceso clínico y hospitalario, las métricas de negocio asociadas a la implementación del modelo incluyen: Reducción de complicaciones postoperatorias por </w:t>
      </w:r>
      <w:r w:rsidDel="00000000" w:rsidR="00000000" w:rsidRPr="00000000">
        <w:rPr>
          <w:color w:val="404040"/>
          <w:rtl w:val="0"/>
        </w:rPr>
        <w:t xml:space="preserve">LRA</w:t>
      </w:r>
      <w:r w:rsidDel="00000000" w:rsidR="00000000" w:rsidRPr="00000000">
        <w:rPr>
          <w:color w:val="404040"/>
          <w:rtl w:val="0"/>
        </w:rPr>
        <w:t xml:space="preserve">; Disminución en la duración de la estancia hospitalaria; Optimización del uso de recursos clínicos (ej. camas UCI, pruebas de laboratorio); Prevención de costos asociados al manejo de </w:t>
      </w:r>
      <w:r w:rsidDel="00000000" w:rsidR="00000000" w:rsidRPr="00000000">
        <w:rPr>
          <w:color w:val="404040"/>
          <w:rtl w:val="0"/>
        </w:rPr>
        <w:t xml:space="preserve">LRA</w:t>
      </w:r>
      <w:r w:rsidDel="00000000" w:rsidR="00000000" w:rsidRPr="00000000">
        <w:rPr>
          <w:color w:val="404040"/>
          <w:rtl w:val="0"/>
        </w:rPr>
        <w:t xml:space="preserve"> (diálisis, reingresos, etc.). En cuanto al ajuste según utilidad clínica, </w:t>
      </w:r>
      <w:r w:rsidDel="00000000" w:rsidR="00000000" w:rsidRPr="00000000">
        <w:rPr>
          <w:color w:val="404040"/>
          <w:rtl w:val="0"/>
        </w:rPr>
        <w:t xml:space="preserve">e</w:t>
      </w:r>
      <w:r w:rsidDel="00000000" w:rsidR="00000000" w:rsidRPr="00000000">
        <w:rPr>
          <w:i w:val="0"/>
          <w:smallCaps w:val="0"/>
          <w:strike w:val="0"/>
          <w:color w:val="404040"/>
          <w:sz w:val="24"/>
          <w:szCs w:val="24"/>
          <w:u w:val="none"/>
          <w:shd w:fill="auto" w:val="clear"/>
          <w:vertAlign w:val="baseline"/>
          <w:rtl w:val="0"/>
        </w:rPr>
        <w:t xml:space="preserve">l "óptimo" depende </w:t>
      </w:r>
      <w:r w:rsidDel="00000000" w:rsidR="00000000" w:rsidRPr="00000000">
        <w:rPr>
          <w:i w:val="0"/>
          <w:smallCaps w:val="0"/>
          <w:strike w:val="0"/>
          <w:color w:val="404040"/>
          <w:sz w:val="24"/>
          <w:szCs w:val="24"/>
          <w:u w:val="none"/>
          <w:shd w:fill="auto" w:val="clear"/>
          <w:vertAlign w:val="baseline"/>
          <w:rtl w:val="0"/>
        </w:rPr>
        <w:t xml:space="preserve">del costo/beneficio clínico, ejemplo de </w:t>
      </w:r>
      <w:r w:rsidDel="00000000" w:rsidR="00000000" w:rsidRPr="00000000">
        <w:rPr>
          <w:color w:val="404040"/>
          <w:rtl w:val="0"/>
        </w:rPr>
        <w:t xml:space="preserve">esto se ilustra a continuación</w:t>
      </w:r>
      <w:r w:rsidDel="00000000" w:rsidR="00000000" w:rsidRPr="00000000">
        <w:rPr>
          <w:i w:val="0"/>
          <w:smallCaps w:val="0"/>
          <w:strike w:val="0"/>
          <w:color w:val="404040"/>
          <w:sz w:val="24"/>
          <w:szCs w:val="24"/>
          <w:u w:val="none"/>
          <w:shd w:fill="auto" w:val="clear"/>
          <w:vertAlign w:val="baseline"/>
          <w:rtl w:val="0"/>
        </w:rPr>
        <w:t xml:space="preserve">:</w:t>
      </w:r>
    </w:p>
    <w:p w:rsidR="00000000" w:rsidDel="00000000" w:rsidP="00000000" w:rsidRDefault="00000000" w:rsidRPr="00000000" w14:paraId="00000109">
      <w:pPr>
        <w:ind w:left="0" w:firstLine="0"/>
        <w:rPr>
          <w:color w:val="404040"/>
        </w:rPr>
      </w:pP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60" w:before="0" w:line="240" w:lineRule="auto"/>
        <w:ind w:left="720" w:right="0" w:hanging="360"/>
        <w:jc w:val="left"/>
        <w:rPr>
          <w:rFonts w:ascii="Quattrocento Sans" w:cs="Quattrocento Sans" w:eastAsia="Quattrocento Sans" w:hAnsi="Quattrocento Sans"/>
          <w:b w:val="0"/>
          <w:i w:val="0"/>
          <w:smallCaps w:val="0"/>
          <w:strike w:val="0"/>
          <w:color w:val="404040"/>
          <w:sz w:val="24"/>
          <w:szCs w:val="24"/>
          <w:shd w:fill="auto" w:val="clear"/>
          <w:vertAlign w:val="baseline"/>
        </w:rPr>
      </w:pPr>
      <w:r w:rsidDel="00000000" w:rsidR="00000000" w:rsidRPr="00000000">
        <w:rPr>
          <w:i w:val="0"/>
          <w:smallCaps w:val="0"/>
          <w:strike w:val="0"/>
          <w:color w:val="404040"/>
          <w:sz w:val="24"/>
          <w:szCs w:val="24"/>
          <w:u w:val="none"/>
          <w:shd w:fill="auto" w:val="clear"/>
          <w:vertAlign w:val="baseline"/>
          <w:rtl w:val="0"/>
        </w:rPr>
        <w:t xml:space="preserve">Escenario 1: AKI con alto riesgo de mortalidad (ej. cirugía mayor):</w:t>
      </w:r>
    </w:p>
    <w:p w:rsidR="00000000" w:rsidDel="00000000" w:rsidP="00000000" w:rsidRDefault="00000000" w:rsidRPr="00000000" w14:paraId="0000010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Quattrocento Sans" w:cs="Quattrocento Sans" w:eastAsia="Quattrocento Sans" w:hAnsi="Quattrocento Sans"/>
          <w:b w:val="0"/>
          <w:i w:val="0"/>
          <w:smallCaps w:val="0"/>
          <w:strike w:val="0"/>
          <w:color w:val="404040"/>
          <w:sz w:val="24"/>
          <w:szCs w:val="24"/>
          <w:shd w:fill="auto" w:val="clear"/>
          <w:vertAlign w:val="baseline"/>
        </w:rPr>
      </w:pPr>
      <w:r w:rsidDel="00000000" w:rsidR="00000000" w:rsidRPr="00000000">
        <w:rPr>
          <w:i w:val="0"/>
          <w:smallCaps w:val="0"/>
          <w:strike w:val="0"/>
          <w:color w:val="404040"/>
          <w:sz w:val="24"/>
          <w:szCs w:val="24"/>
          <w:u w:val="none"/>
          <w:shd w:fill="auto" w:val="clear"/>
          <w:vertAlign w:val="baseline"/>
          <w:rtl w:val="0"/>
        </w:rPr>
        <w:t xml:space="preserve">Priorizar sensibilidad (&gt; 0.85) incluso si baja especificidad (evitar subdiagnóstico).</w:t>
      </w:r>
    </w:p>
    <w:p w:rsidR="00000000" w:rsidDel="00000000" w:rsidP="00000000" w:rsidRDefault="00000000" w:rsidRPr="00000000" w14:paraId="0000010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Quattrocento Sans" w:cs="Quattrocento Sans" w:eastAsia="Quattrocento Sans" w:hAnsi="Quattrocento Sans"/>
          <w:b w:val="0"/>
          <w:i w:val="0"/>
          <w:smallCaps w:val="0"/>
          <w:strike w:val="0"/>
          <w:color w:val="404040"/>
          <w:sz w:val="24"/>
          <w:szCs w:val="24"/>
          <w:shd w:fill="auto" w:val="clear"/>
          <w:vertAlign w:val="baseline"/>
        </w:rPr>
      </w:pPr>
      <w:r w:rsidDel="00000000" w:rsidR="00000000" w:rsidRPr="00000000">
        <w:rPr>
          <w:i w:val="0"/>
          <w:smallCaps w:val="0"/>
          <w:strike w:val="0"/>
          <w:color w:val="404040"/>
          <w:sz w:val="24"/>
          <w:szCs w:val="24"/>
          <w:u w:val="none"/>
          <w:shd w:fill="auto" w:val="clear"/>
          <w:vertAlign w:val="baseline"/>
          <w:rtl w:val="0"/>
        </w:rPr>
        <w:t xml:space="preserve">Usar curvas de decisión clínica para definir el punto de corte de probabilidad (ej. 20% de riesgo).</w:t>
      </w:r>
    </w:p>
    <w:p w:rsidR="00000000" w:rsidDel="00000000" w:rsidP="00000000" w:rsidRDefault="00000000" w:rsidRPr="00000000" w14:paraId="000001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60" w:before="0" w:line="240" w:lineRule="auto"/>
        <w:ind w:left="720" w:right="0" w:hanging="360"/>
        <w:jc w:val="left"/>
        <w:rPr>
          <w:rFonts w:ascii="Quattrocento Sans" w:cs="Quattrocento Sans" w:eastAsia="Quattrocento Sans" w:hAnsi="Quattrocento Sans"/>
          <w:b w:val="0"/>
          <w:i w:val="0"/>
          <w:smallCaps w:val="0"/>
          <w:strike w:val="0"/>
          <w:color w:val="404040"/>
          <w:sz w:val="24"/>
          <w:szCs w:val="24"/>
          <w:shd w:fill="auto" w:val="clear"/>
          <w:vertAlign w:val="baseline"/>
        </w:rPr>
      </w:pPr>
      <w:r w:rsidDel="00000000" w:rsidR="00000000" w:rsidRPr="00000000">
        <w:rPr>
          <w:i w:val="0"/>
          <w:smallCaps w:val="0"/>
          <w:strike w:val="0"/>
          <w:color w:val="404040"/>
          <w:sz w:val="24"/>
          <w:szCs w:val="24"/>
          <w:u w:val="none"/>
          <w:shd w:fill="auto" w:val="clear"/>
          <w:vertAlign w:val="baseline"/>
          <w:rtl w:val="0"/>
        </w:rPr>
        <w:t xml:space="preserve">Escenario 2: AKI con bajo riesgo (ej. cirugías ambulatorias):</w:t>
      </w:r>
    </w:p>
    <w:p w:rsidR="00000000" w:rsidDel="00000000" w:rsidP="00000000" w:rsidRDefault="00000000" w:rsidRPr="00000000" w14:paraId="0000010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fffff" w:val="clear"/>
        <w:spacing w:after="280" w:before="0" w:line="240" w:lineRule="auto"/>
        <w:ind w:left="1440" w:right="0" w:hanging="360"/>
        <w:jc w:val="left"/>
        <w:rPr>
          <w:rFonts w:ascii="Quattrocento Sans" w:cs="Quattrocento Sans" w:eastAsia="Quattrocento Sans" w:hAnsi="Quattrocento Sans"/>
          <w:b w:val="0"/>
          <w:i w:val="0"/>
          <w:smallCaps w:val="0"/>
          <w:strike w:val="0"/>
          <w:color w:val="404040"/>
          <w:sz w:val="24"/>
          <w:szCs w:val="24"/>
          <w:shd w:fill="auto" w:val="clear"/>
          <w:vertAlign w:val="baseline"/>
        </w:rPr>
      </w:pPr>
      <w:r w:rsidDel="00000000" w:rsidR="00000000" w:rsidRPr="00000000">
        <w:rPr>
          <w:i w:val="0"/>
          <w:smallCaps w:val="0"/>
          <w:strike w:val="0"/>
          <w:color w:val="404040"/>
          <w:sz w:val="24"/>
          <w:szCs w:val="24"/>
          <w:u w:val="none"/>
          <w:shd w:fill="auto" w:val="clear"/>
          <w:vertAlign w:val="baseline"/>
          <w:rtl w:val="0"/>
        </w:rPr>
        <w:t xml:space="preserve">Priorizar especificidad (&gt; 0.80) para evitar intervenciones innecesarias.</w:t>
      </w:r>
    </w:p>
    <w:p w:rsidR="00000000" w:rsidDel="00000000" w:rsidP="00000000" w:rsidRDefault="00000000" w:rsidRPr="00000000" w14:paraId="0000010F">
      <w:pPr>
        <w:shd w:fill="ffffff" w:val="clear"/>
        <w:spacing w:after="206" w:before="274" w:lineRule="auto"/>
        <w:rPr/>
      </w:pPr>
      <w:r w:rsidDel="00000000" w:rsidR="00000000" w:rsidRPr="00000000">
        <w:rPr>
          <w:rtl w:val="0"/>
        </w:rPr>
        <w:tab/>
      </w:r>
    </w:p>
    <w:p w:rsidR="00000000" w:rsidDel="00000000" w:rsidP="00000000" w:rsidRDefault="00000000" w:rsidRPr="00000000" w14:paraId="00000110">
      <w:pPr>
        <w:shd w:fill="ffffff" w:val="clear"/>
        <w:spacing w:after="206" w:before="274" w:lineRule="auto"/>
        <w:rPr/>
      </w:pPr>
      <w:sdt>
        <w:sdtPr>
          <w:tag w:val="goog_rdk_8"/>
        </w:sdtPr>
        <w:sdtContent>
          <w:r w:rsidDel="00000000" w:rsidR="00000000" w:rsidRPr="00000000">
            <w:rPr>
              <w:rFonts w:ascii="Gungsuh" w:cs="Gungsuh" w:eastAsia="Gungsuh" w:hAnsi="Gungsuh"/>
              <w:rtl w:val="0"/>
            </w:rPr>
            <w:tab/>
            <w:t xml:space="preserve">Se define que un modelo será considerado clínicamente útil y operacionalizable si cumple con los siguientes umbrales de desempeño: AUC-ROC ≥ 0.85, Sensibilidad &gt; 90 %, F1-score &gt; 0.80. Este nivel de rendimiento se correlaciona con una mejora significativa en la detección temprana de LRA y justificaría su despliegue en producción. Se proyecta que alcanzar estos valores permitiría un rendimiento positivo al reducir complicaciones, mejorar el flujo de pacientes y optimizar la gestión hospitalaria. El modelo se integraría en un sistema de soporte clínico en tiempo real mediante una aplicación web, con backend en Python (FastAPI/Flask), visualización interactiva del riesgo y despliegue en contenedores Docker, validado con pruebas unitarias y auditorías de seguridad.</w:t>
          </w:r>
        </w:sdtContent>
      </w:sdt>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ffffff" w:val="clear"/>
        <w:spacing w:after="60" w:before="0" w:line="240" w:lineRule="auto"/>
        <w:ind w:left="0" w:right="0" w:firstLine="0"/>
        <w:jc w:val="left"/>
        <w:rPr>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ind w:left="1069" w:firstLine="0"/>
        <w:rPr>
          <w:b w:val="1"/>
          <w:color w:val="000000"/>
        </w:rPr>
      </w:pPr>
      <w:r w:rsidDel="00000000" w:rsidR="00000000" w:rsidRPr="00000000">
        <w:rPr>
          <w:rtl w:val="0"/>
        </w:rPr>
      </w:r>
    </w:p>
    <w:p w:rsidR="00000000" w:rsidDel="00000000" w:rsidP="00000000" w:rsidRDefault="00000000" w:rsidRPr="00000000" w14:paraId="00000113">
      <w:pPr>
        <w:rPr>
          <w:b w:val="1"/>
        </w:rPr>
      </w:pPr>
      <w:r w:rsidDel="00000000" w:rsidR="00000000" w:rsidRPr="00000000">
        <w:rPr>
          <w:rtl w:val="0"/>
        </w:rPr>
      </w:r>
    </w:p>
    <w:p w:rsidR="00000000" w:rsidDel="00000000" w:rsidP="00000000" w:rsidRDefault="00000000" w:rsidRPr="00000000" w14:paraId="00000114">
      <w:pPr>
        <w:spacing w:after="160" w:line="259" w:lineRule="auto"/>
        <w:jc w:val="left"/>
        <w:rPr>
          <w:b w:val="1"/>
        </w:rPr>
      </w:pPr>
      <w:bookmarkStart w:colFirst="0" w:colLast="0" w:name="_heading=h.1y810tw" w:id="19"/>
      <w:bookmarkEnd w:id="19"/>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1"/>
        <w:numPr>
          <w:ilvl w:val="0"/>
          <w:numId w:val="8"/>
        </w:numPr>
        <w:ind w:left="360" w:hanging="360"/>
        <w:rPr/>
      </w:pPr>
      <w:bookmarkStart w:colFirst="0" w:colLast="0" w:name="_heading=h.4i7ojhp" w:id="20"/>
      <w:bookmarkEnd w:id="20"/>
      <w:r w:rsidDel="00000000" w:rsidR="00000000" w:rsidRPr="00000000">
        <w:rPr>
          <w:rtl w:val="0"/>
        </w:rPr>
        <w:t xml:space="preserve">Objetivos</w:t>
      </w:r>
    </w:p>
    <w:p w:rsidR="00000000" w:rsidDel="00000000" w:rsidP="00000000" w:rsidRDefault="00000000" w:rsidRPr="00000000" w14:paraId="00000116">
      <w:pPr>
        <w:rPr>
          <w:b w:val="1"/>
        </w:rPr>
      </w:pPr>
      <w:r w:rsidDel="00000000" w:rsidR="00000000" w:rsidRPr="00000000">
        <w:rPr>
          <w:rtl w:val="0"/>
        </w:rPr>
      </w:r>
    </w:p>
    <w:p w:rsidR="00000000" w:rsidDel="00000000" w:rsidP="00000000" w:rsidRDefault="00000000" w:rsidRPr="00000000" w14:paraId="00000117">
      <w:pPr>
        <w:pStyle w:val="Heading2"/>
        <w:numPr>
          <w:ilvl w:val="1"/>
          <w:numId w:val="8"/>
        </w:numPr>
        <w:ind w:left="360" w:firstLine="708"/>
        <w:rPr>
          <w:sz w:val="22"/>
          <w:szCs w:val="22"/>
        </w:rPr>
      </w:pPr>
      <w:bookmarkStart w:colFirst="0" w:colLast="0" w:name="_heading=h.2xcytpi" w:id="21"/>
      <w:bookmarkEnd w:id="21"/>
      <w:r w:rsidDel="00000000" w:rsidR="00000000" w:rsidRPr="00000000">
        <w:rPr>
          <w:sz w:val="22"/>
          <w:szCs w:val="22"/>
          <w:rtl w:val="0"/>
        </w:rPr>
        <w:t xml:space="preserve">Objetivo general</w:t>
      </w:r>
    </w:p>
    <w:p w:rsidR="00000000" w:rsidDel="00000000" w:rsidP="00000000" w:rsidRDefault="00000000" w:rsidRPr="00000000" w14:paraId="00000118">
      <w:pPr>
        <w:spacing w:after="280" w:before="28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Determinar la probabilidad de lesión renal aguda en pacientes mayores de 18 años programados para cirugía no cardiaca en los primeros siete días postoperatorios mediante herramientas de inteligencia artificial, </w:t>
      </w:r>
      <w:r w:rsidDel="00000000" w:rsidR="00000000" w:rsidRPr="00000000">
        <w:rPr>
          <w:rFonts w:ascii="Arial" w:cs="Arial" w:eastAsia="Arial" w:hAnsi="Arial"/>
          <w:i w:val="0"/>
          <w:sz w:val="22"/>
          <w:szCs w:val="22"/>
          <w:highlight w:val="white"/>
          <w:rtl w:val="0"/>
        </w:rPr>
        <w:t xml:space="preserve">con el fin de incorporar esta información en la evaluación preoperatoria y facilitar una toma de decisiones compartida con los pacientes</w:t>
      </w:r>
      <w:r w:rsidDel="00000000" w:rsidR="00000000" w:rsidRPr="00000000">
        <w:rPr>
          <w:rFonts w:ascii="Arial" w:cs="Arial" w:eastAsia="Arial" w:hAnsi="Arial"/>
          <w:i w:val="1"/>
          <w:sz w:val="22"/>
          <w:szCs w:val="22"/>
          <w:highlight w:val="white"/>
          <w:rtl w:val="0"/>
        </w:rPr>
        <w:t xml:space="preserve">.</w:t>
      </w:r>
      <w:r w:rsidDel="00000000" w:rsidR="00000000" w:rsidRPr="00000000">
        <w:rPr>
          <w:rtl w:val="0"/>
        </w:rPr>
      </w:r>
    </w:p>
    <w:p w:rsidR="00000000" w:rsidDel="00000000" w:rsidP="00000000" w:rsidRDefault="00000000" w:rsidRPr="00000000" w14:paraId="00000119">
      <w:pPr>
        <w:ind w:firstLine="708"/>
        <w:rPr/>
      </w:pPr>
      <w:r w:rsidDel="00000000" w:rsidR="00000000" w:rsidRPr="00000000">
        <w:rPr>
          <w:rtl w:val="0"/>
        </w:rPr>
      </w:r>
    </w:p>
    <w:p w:rsidR="00000000" w:rsidDel="00000000" w:rsidP="00000000" w:rsidRDefault="00000000" w:rsidRPr="00000000" w14:paraId="0000011A">
      <w:pPr>
        <w:pStyle w:val="Heading2"/>
        <w:numPr>
          <w:ilvl w:val="1"/>
          <w:numId w:val="8"/>
        </w:numPr>
        <w:ind w:left="360" w:hanging="360"/>
        <w:rPr/>
      </w:pPr>
      <w:bookmarkStart w:colFirst="0" w:colLast="0" w:name="_heading=h.3whwml4" w:id="22"/>
      <w:bookmarkEnd w:id="22"/>
      <w:r w:rsidDel="00000000" w:rsidR="00000000" w:rsidRPr="00000000">
        <w:rPr>
          <w:rtl w:val="0"/>
        </w:rPr>
        <w:t xml:space="preserve">Objetivos específicos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widowControl w:val="0"/>
        <w:numPr>
          <w:ilvl w:val="0"/>
          <w:numId w:val="4"/>
        </w:numPr>
        <w:ind w:left="720" w:hanging="360"/>
        <w:rPr>
          <w:rFonts w:ascii="Arial" w:cs="Arial" w:eastAsia="Arial" w:hAnsi="Arial"/>
          <w:i w:val="1"/>
          <w:sz w:val="22"/>
          <w:szCs w:val="22"/>
        </w:rPr>
      </w:pPr>
      <w:r w:rsidDel="00000000" w:rsidR="00000000" w:rsidRPr="00000000">
        <w:rPr>
          <w:rFonts w:ascii="Arial" w:cs="Arial" w:eastAsia="Arial" w:hAnsi="Arial"/>
          <w:i w:val="0"/>
          <w:sz w:val="22"/>
          <w:szCs w:val="22"/>
          <w:highlight w:val="white"/>
          <w:rtl w:val="0"/>
        </w:rPr>
        <w:t xml:space="preserve">Construir un conjunto de datos (dataset) a partir de registros de 500 pacientes mayores de 18 años atendidos entre el 1 de enero de 2020 y el 31 de diciembre de 2022 en los hospitales Alma </w:t>
      </w:r>
      <w:r w:rsidDel="00000000" w:rsidR="00000000" w:rsidRPr="00000000">
        <w:rPr>
          <w:rFonts w:ascii="Arial" w:cs="Arial" w:eastAsia="Arial" w:hAnsi="Arial"/>
          <w:sz w:val="22"/>
          <w:szCs w:val="22"/>
          <w:highlight w:val="white"/>
          <w:rtl w:val="0"/>
        </w:rPr>
        <w:t xml:space="preserve">Máter</w:t>
      </w:r>
      <w:r w:rsidDel="00000000" w:rsidR="00000000" w:rsidRPr="00000000">
        <w:rPr>
          <w:rFonts w:ascii="Arial" w:cs="Arial" w:eastAsia="Arial" w:hAnsi="Arial"/>
          <w:i w:val="0"/>
          <w:sz w:val="22"/>
          <w:szCs w:val="22"/>
          <w:highlight w:val="white"/>
          <w:rtl w:val="0"/>
        </w:rPr>
        <w:t xml:space="preserve"> de Antioquia y Pablo Tobón Uribe (Medellín), sometidos a cirugía no cardíaca, con medición de creatinina sérica basal hasta 30 días antes de la cirugía y al menos un control de creatinina entre las 48 horas y el séptimo día postoperatorio. Este dataset servirá como base para evaluar el riesgo de lesión renal aguda (LRA) en el postoperatorio mediante herramientas de inteligencia artificial.</w:t>
      </w:r>
      <w:r w:rsidDel="00000000" w:rsidR="00000000" w:rsidRPr="00000000">
        <w:rPr>
          <w:rtl w:val="0"/>
        </w:rPr>
      </w:r>
    </w:p>
    <w:p w:rsidR="00000000" w:rsidDel="00000000" w:rsidP="00000000" w:rsidRDefault="00000000" w:rsidRPr="00000000" w14:paraId="0000011D">
      <w:pPr>
        <w:widowControl w:val="0"/>
        <w:ind w:left="720"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1E">
      <w:pPr>
        <w:widowControl w:val="0"/>
        <w:numPr>
          <w:ilvl w:val="0"/>
          <w:numId w:val="4"/>
        </w:numPr>
        <w:ind w:left="720" w:hanging="360"/>
        <w:rPr>
          <w:rFonts w:ascii="Arial" w:cs="Arial" w:eastAsia="Arial" w:hAnsi="Arial"/>
          <w:i w:val="1"/>
          <w:sz w:val="22"/>
          <w:szCs w:val="22"/>
        </w:rPr>
      </w:pPr>
      <w:r w:rsidDel="00000000" w:rsidR="00000000" w:rsidRPr="00000000">
        <w:rPr>
          <w:rFonts w:ascii="Arial" w:cs="Arial" w:eastAsia="Arial" w:hAnsi="Arial"/>
          <w:i w:val="0"/>
          <w:sz w:val="22"/>
          <w:szCs w:val="22"/>
          <w:highlight w:val="white"/>
          <w:rtl w:val="0"/>
        </w:rPr>
        <w:t xml:space="preserve">Describir las características del conjunto de datos, incluyendo el tipo y distribución de variables (demográficas, clínicas, quirúrgicas y de laboratorio), identificar valores faltantes o atípicos, y evaluar la calidad de los datos, para garantizar su idoneidad en el análisis predictivo de lesión renal aguda (LRA) postoperatoria.</w:t>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0">
      <w:pPr>
        <w:widowControl w:val="0"/>
        <w:numPr>
          <w:ilvl w:val="0"/>
          <w:numId w:val="4"/>
        </w:numPr>
        <w:ind w:left="720" w:hanging="360"/>
        <w:rPr>
          <w:rFonts w:ascii="Arial" w:cs="Arial" w:eastAsia="Arial" w:hAnsi="Arial"/>
          <w:i w:val="1"/>
          <w:sz w:val="22"/>
          <w:szCs w:val="22"/>
        </w:rPr>
      </w:pPr>
      <w:r w:rsidDel="00000000" w:rsidR="00000000" w:rsidRPr="00000000">
        <w:rPr>
          <w:rFonts w:ascii="Arial" w:cs="Arial" w:eastAsia="Arial" w:hAnsi="Arial"/>
          <w:i w:val="1"/>
          <w:sz w:val="22"/>
          <w:szCs w:val="22"/>
          <w:highlight w:val="white"/>
          <w:rtl w:val="0"/>
        </w:rPr>
        <w:t xml:space="preserve">Caracterizar el conjunto de datos mediante estadísticas descriptivas y visualizaciones, identificando patrones, sesgos o limitaciones en las variables predictoras, para sentar las bases del desarrollo de un modelo de inteligencia artificial.</w:t>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2">
      <w:pPr>
        <w:widowControl w:val="0"/>
        <w:numPr>
          <w:ilvl w:val="0"/>
          <w:numId w:val="4"/>
        </w:numPr>
        <w:shd w:fill="ffffff" w:val="clear"/>
        <w:ind w:left="720" w:hanging="360"/>
        <w:rPr>
          <w:rFonts w:ascii="Arial" w:cs="Arial" w:eastAsia="Arial" w:hAnsi="Arial"/>
          <w:i w:val="0"/>
          <w:sz w:val="22"/>
          <w:szCs w:val="22"/>
        </w:rPr>
      </w:pPr>
      <w:r w:rsidDel="00000000" w:rsidR="00000000" w:rsidRPr="00000000">
        <w:rPr>
          <w:rFonts w:ascii="Arial" w:cs="Arial" w:eastAsia="Arial" w:hAnsi="Arial"/>
          <w:i w:val="1"/>
          <w:sz w:val="22"/>
          <w:szCs w:val="22"/>
          <w:highlight w:val="white"/>
          <w:rtl w:val="0"/>
        </w:rPr>
        <w:t xml:space="preserve">Realizar un análisis exploratorio de datos (EDA) del conjunto de pacientes, describiendo la frecuencia, distribución y correlaciones entre variables clave (edad, comorbilidades, tipo de cirugía, creatinina basal y postoperatoria), así como la integridad de los datos.</w:t>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280" w:before="0" w:line="36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Balancear el dataset combinando técnicas de sobremuestreo (SMOTE) y generación de datos sintéticos (Autoencoder Variacional y Red Generativa Adversarial), evaluando su efecto en la generalización de modelos predictivos mediante AUC-PR y sensibilidad.</w:t>
      </w:r>
      <w:r w:rsidDel="00000000" w:rsidR="00000000" w:rsidRPr="00000000">
        <w:rPr>
          <w:rtl w:val="0"/>
        </w:rPr>
      </w:r>
    </w:p>
    <w:p w:rsidR="00000000" w:rsidDel="00000000" w:rsidP="00000000" w:rsidRDefault="00000000" w:rsidRPr="00000000" w14:paraId="00000125">
      <w:pPr>
        <w:widowControl w:val="0"/>
        <w:numPr>
          <w:ilvl w:val="0"/>
          <w:numId w:val="4"/>
        </w:numPr>
        <w:ind w:left="720" w:hanging="360"/>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Desarrollar un modelo de </w:t>
      </w:r>
      <w:r w:rsidDel="00000000" w:rsidR="00000000" w:rsidRPr="00000000">
        <w:rPr>
          <w:rFonts w:ascii="Arial" w:cs="Arial" w:eastAsia="Arial" w:hAnsi="Arial"/>
          <w:b w:val="0"/>
          <w:sz w:val="22"/>
          <w:szCs w:val="22"/>
          <w:highlight w:val="white"/>
          <w:rtl w:val="0"/>
        </w:rPr>
        <w:t xml:space="preserve">regresión logística</w:t>
      </w:r>
      <w:r w:rsidDel="00000000" w:rsidR="00000000" w:rsidRPr="00000000">
        <w:rPr>
          <w:rFonts w:ascii="Arial" w:cs="Arial" w:eastAsia="Arial" w:hAnsi="Arial"/>
          <w:sz w:val="22"/>
          <w:szCs w:val="22"/>
          <w:highlight w:val="white"/>
          <w:rtl w:val="0"/>
        </w:rPr>
        <w:t xml:space="preserve"> para predecir la probabilidad de lesión renal aguda (AKI) en los primeros 7 días postoperatorios, utilizando variables clínicas, quirúrgicas y de laboratorio. Evaluar su desempeño mediante métricas de clasificación (sensibilidad, especificidad, AUC-ROC.</w:t>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7">
      <w:pPr>
        <w:widowControl w:val="0"/>
        <w:numPr>
          <w:ilvl w:val="0"/>
          <w:numId w:val="4"/>
        </w:numPr>
        <w:ind w:left="720" w:hanging="360"/>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Implementar un modelo de </w:t>
      </w:r>
      <w:r w:rsidDel="00000000" w:rsidR="00000000" w:rsidRPr="00000000">
        <w:rPr>
          <w:rFonts w:ascii="Arial" w:cs="Arial" w:eastAsia="Arial" w:hAnsi="Arial"/>
          <w:b w:val="0"/>
          <w:sz w:val="22"/>
          <w:szCs w:val="22"/>
          <w:highlight w:val="white"/>
          <w:rtl w:val="0"/>
        </w:rPr>
        <w:t xml:space="preserve">Random Forest</w:t>
      </w:r>
      <w:r w:rsidDel="00000000" w:rsidR="00000000" w:rsidRPr="00000000">
        <w:rPr>
          <w:rFonts w:ascii="Arial" w:cs="Arial" w:eastAsia="Arial" w:hAnsi="Arial"/>
          <w:sz w:val="22"/>
          <w:szCs w:val="22"/>
          <w:highlight w:val="white"/>
          <w:rtl w:val="0"/>
        </w:rPr>
        <w:t xml:space="preserve"> optimizado (mediante validación cruzada y ajuste de hiperparámetros como </w:t>
      </w:r>
      <w:r w:rsidDel="00000000" w:rsidR="00000000" w:rsidRPr="00000000">
        <w:rPr>
          <w:rFonts w:ascii="Arial" w:cs="Arial" w:eastAsia="Arial" w:hAnsi="Arial"/>
          <w:i w:val="1"/>
          <w:sz w:val="22"/>
          <w:szCs w:val="22"/>
          <w:highlight w:val="white"/>
          <w:rtl w:val="0"/>
        </w:rPr>
        <w:t xml:space="preserve">n_estimators</w:t>
      </w:r>
      <w:r w:rsidDel="00000000" w:rsidR="00000000" w:rsidRPr="00000000">
        <w:rPr>
          <w:rFonts w:ascii="Arial" w:cs="Arial" w:eastAsia="Arial" w:hAnsi="Arial"/>
          <w:sz w:val="22"/>
          <w:szCs w:val="22"/>
          <w:highlight w:val="white"/>
          <w:rtl w:val="0"/>
        </w:rPr>
        <w:t xml:space="preserve"> y </w:t>
      </w:r>
      <w:r w:rsidDel="00000000" w:rsidR="00000000" w:rsidRPr="00000000">
        <w:rPr>
          <w:rFonts w:ascii="Arial" w:cs="Arial" w:eastAsia="Arial" w:hAnsi="Arial"/>
          <w:i w:val="1"/>
          <w:sz w:val="22"/>
          <w:szCs w:val="22"/>
          <w:highlight w:val="white"/>
          <w:rtl w:val="0"/>
        </w:rPr>
        <w:t xml:space="preserve">max_depth</w:t>
      </w:r>
      <w:r w:rsidDel="00000000" w:rsidR="00000000" w:rsidRPr="00000000">
        <w:rPr>
          <w:rFonts w:ascii="Arial" w:cs="Arial" w:eastAsia="Arial" w:hAnsi="Arial"/>
          <w:sz w:val="22"/>
          <w:szCs w:val="22"/>
          <w:highlight w:val="white"/>
          <w:rtl w:val="0"/>
        </w:rPr>
        <w:t xml:space="preserve">) para la predicción de AKI postoperatoria, analizando la importancia de variables y comparando su rendimiento frente al modelo de regresión logística con métricas como precisión, F1-score y matriz de confusión</w:t>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9">
      <w:pPr>
        <w:widowControl w:val="0"/>
        <w:numPr>
          <w:ilvl w:val="0"/>
          <w:numId w:val="4"/>
        </w:numPr>
        <w:ind w:left="720" w:hanging="360"/>
        <w:rPr>
          <w:rFonts w:ascii="Arial" w:cs="Arial" w:eastAsia="Arial" w:hAnsi="Arial"/>
          <w:i w:val="0"/>
          <w:sz w:val="22"/>
          <w:szCs w:val="22"/>
        </w:rPr>
      </w:pPr>
      <w:r w:rsidDel="00000000" w:rsidR="00000000" w:rsidRPr="00000000">
        <w:rPr>
          <w:rFonts w:ascii="Arial" w:cs="Arial" w:eastAsia="Arial" w:hAnsi="Arial"/>
          <w:i w:val="1"/>
          <w:sz w:val="22"/>
          <w:szCs w:val="22"/>
          <w:highlight w:val="white"/>
          <w:rtl w:val="0"/>
        </w:rPr>
        <w:t xml:space="preserve">Construir un modelo de </w:t>
      </w:r>
      <w:r w:rsidDel="00000000" w:rsidR="00000000" w:rsidRPr="00000000">
        <w:rPr>
          <w:rFonts w:ascii="Arial" w:cs="Arial" w:eastAsia="Arial" w:hAnsi="Arial"/>
          <w:b w:val="0"/>
          <w:i w:val="1"/>
          <w:sz w:val="22"/>
          <w:szCs w:val="22"/>
          <w:highlight w:val="white"/>
          <w:rtl w:val="0"/>
        </w:rPr>
        <w:t xml:space="preserve">XGBoost</w:t>
      </w:r>
      <w:r w:rsidDel="00000000" w:rsidR="00000000" w:rsidRPr="00000000">
        <w:rPr>
          <w:rFonts w:ascii="Arial" w:cs="Arial" w:eastAsia="Arial" w:hAnsi="Arial"/>
          <w:b w:val="1"/>
          <w:i w:val="1"/>
          <w:sz w:val="22"/>
          <w:szCs w:val="22"/>
          <w:highlight w:val="white"/>
          <w:rtl w:val="0"/>
        </w:rPr>
        <w:t xml:space="preserve"> </w:t>
      </w:r>
      <w:r w:rsidDel="00000000" w:rsidR="00000000" w:rsidRPr="00000000">
        <w:rPr>
          <w:rFonts w:ascii="Arial" w:cs="Arial" w:eastAsia="Arial" w:hAnsi="Arial"/>
          <w:i w:val="1"/>
          <w:sz w:val="22"/>
          <w:szCs w:val="22"/>
          <w:highlight w:val="white"/>
          <w:rtl w:val="0"/>
        </w:rPr>
        <w:t xml:space="preserve">(Gradient Boosting) para predecir AKI, optimizando hiperparámetros (</w:t>
      </w:r>
      <w:r w:rsidDel="00000000" w:rsidR="00000000" w:rsidRPr="00000000">
        <w:rPr>
          <w:rFonts w:ascii="Arial" w:cs="Arial" w:eastAsia="Arial" w:hAnsi="Arial"/>
          <w:sz w:val="22"/>
          <w:szCs w:val="22"/>
          <w:highlight w:val="white"/>
          <w:rtl w:val="0"/>
        </w:rPr>
        <w:t xml:space="preserve">learning_rate</w:t>
      </w:r>
      <w:r w:rsidDel="00000000" w:rsidR="00000000" w:rsidRPr="00000000">
        <w:rPr>
          <w:rFonts w:ascii="Arial" w:cs="Arial" w:eastAsia="Arial" w:hAnsi="Arial"/>
          <w:i w:val="1"/>
          <w:sz w:val="22"/>
          <w:szCs w:val="22"/>
          <w:highlight w:val="white"/>
          <w:rtl w:val="0"/>
        </w:rPr>
        <w:t xml:space="preserve">, max_depth, subsample) mediante técnicas de búsqueda grid/randomized. Evaluar su capacidad predictiva con métricas de discriminación (AUC-ROC) y calibración (curva de calibración.</w:t>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B">
      <w:pPr>
        <w:widowControl w:val="0"/>
        <w:numPr>
          <w:ilvl w:val="0"/>
          <w:numId w:val="4"/>
        </w:numPr>
        <w:ind w:left="720" w:hanging="360"/>
        <w:rPr>
          <w:rFonts w:ascii="Arial" w:cs="Arial" w:eastAsia="Arial" w:hAnsi="Arial"/>
          <w:i w:val="0"/>
          <w:sz w:val="22"/>
          <w:szCs w:val="22"/>
        </w:rPr>
      </w:pPr>
      <w:r w:rsidDel="00000000" w:rsidR="00000000" w:rsidRPr="00000000">
        <w:rPr>
          <w:rFonts w:ascii="Arial" w:cs="Arial" w:eastAsia="Arial" w:hAnsi="Arial"/>
          <w:i w:val="0"/>
          <w:sz w:val="22"/>
          <w:szCs w:val="22"/>
          <w:highlight w:val="white"/>
          <w:rtl w:val="0"/>
        </w:rPr>
        <w:t xml:space="preserve">Diseñar una </w:t>
      </w:r>
      <w:r w:rsidDel="00000000" w:rsidR="00000000" w:rsidRPr="00000000">
        <w:rPr>
          <w:rFonts w:ascii="Arial" w:cs="Arial" w:eastAsia="Arial" w:hAnsi="Arial"/>
          <w:b w:val="0"/>
          <w:sz w:val="22"/>
          <w:szCs w:val="22"/>
          <w:highlight w:val="white"/>
          <w:rtl w:val="0"/>
        </w:rPr>
        <w:t xml:space="preserve">red neuronal recurrente (RNN)</w:t>
      </w:r>
      <w:r w:rsidDel="00000000" w:rsidR="00000000" w:rsidRPr="00000000">
        <w:rPr>
          <w:rFonts w:ascii="Arial" w:cs="Arial" w:eastAsia="Arial" w:hAnsi="Arial"/>
          <w:i w:val="0"/>
          <w:sz w:val="22"/>
          <w:szCs w:val="22"/>
          <w:highlight w:val="white"/>
          <w:rtl w:val="0"/>
        </w:rPr>
        <w:t xml:space="preserve"> para predecir AKI. Validar el modelo con métricas específicas (AUPRC, recall en clases minoritarias), abordando desafíos de desbalanceo de datos</w:t>
      </w:r>
      <w:r w:rsidDel="00000000" w:rsidR="00000000" w:rsidRPr="00000000">
        <w:rPr>
          <w:rFonts w:ascii="Arial" w:cs="Arial" w:eastAsia="Arial" w:hAnsi="Arial"/>
          <w:i w:val="1"/>
          <w:sz w:val="22"/>
          <w:szCs w:val="22"/>
          <w:highlight w:val="white"/>
          <w:rtl w:val="0"/>
        </w:rPr>
        <w:t xml:space="preserve">.</w:t>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D">
      <w:pPr>
        <w:widowControl w:val="0"/>
        <w:numPr>
          <w:ilvl w:val="0"/>
          <w:numId w:val="4"/>
        </w:numPr>
        <w:ind w:left="720" w:hanging="360"/>
        <w:rPr>
          <w:rFonts w:ascii="Arial" w:cs="Arial" w:eastAsia="Arial" w:hAnsi="Arial"/>
          <w:i w:val="1"/>
          <w:sz w:val="22"/>
          <w:szCs w:val="22"/>
        </w:rPr>
      </w:pPr>
      <w:r w:rsidDel="00000000" w:rsidR="00000000" w:rsidRPr="00000000">
        <w:rPr>
          <w:rFonts w:ascii="Arial" w:cs="Arial" w:eastAsia="Arial" w:hAnsi="Arial"/>
          <w:i w:val="0"/>
          <w:sz w:val="22"/>
          <w:szCs w:val="22"/>
          <w:highlight w:val="white"/>
          <w:rtl w:val="0"/>
        </w:rPr>
        <w:t xml:space="preserve">Comparar el rendimiento de los modelos (regresión logística, Random Forest, </w:t>
      </w:r>
      <w:r w:rsidDel="00000000" w:rsidR="00000000" w:rsidRPr="00000000">
        <w:rPr>
          <w:rFonts w:ascii="Arial" w:cs="Arial" w:eastAsia="Arial" w:hAnsi="Arial"/>
          <w:i w:val="0"/>
          <w:sz w:val="22"/>
          <w:szCs w:val="22"/>
          <w:highlight w:val="white"/>
          <w:rtl w:val="0"/>
        </w:rPr>
        <w:t xml:space="preserve">XGBoost</w:t>
      </w:r>
      <w:r w:rsidDel="00000000" w:rsidR="00000000" w:rsidRPr="00000000">
        <w:rPr>
          <w:rFonts w:ascii="Arial" w:cs="Arial" w:eastAsia="Arial" w:hAnsi="Arial"/>
          <w:i w:val="0"/>
          <w:sz w:val="22"/>
          <w:szCs w:val="22"/>
          <w:highlight w:val="white"/>
          <w:rtl w:val="0"/>
        </w:rPr>
        <w:t xml:space="preserve"> y RNN) mediante pruebas estadísticas (ej. prueba de DeLong para AUC-ROC) y métricas clínicamente relevantes (valor predictivo positivo). </w:t>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F">
      <w:pPr>
        <w:widowControl w:val="0"/>
        <w:numPr>
          <w:ilvl w:val="0"/>
          <w:numId w:val="4"/>
        </w:numPr>
        <w:ind w:left="720" w:hanging="360"/>
        <w:rPr>
          <w:rFonts w:ascii="Arial" w:cs="Arial" w:eastAsia="Arial" w:hAnsi="Arial"/>
          <w:b w:val="0"/>
          <w:i w:val="1"/>
          <w:sz w:val="12"/>
          <w:szCs w:val="12"/>
        </w:rPr>
      </w:pPr>
      <w:r w:rsidDel="00000000" w:rsidR="00000000" w:rsidRPr="00000000">
        <w:rPr>
          <w:rFonts w:ascii="Arial" w:cs="Arial" w:eastAsia="Arial" w:hAnsi="Arial"/>
          <w:i w:val="0"/>
          <w:sz w:val="22"/>
          <w:szCs w:val="22"/>
          <w:highlight w:val="white"/>
          <w:rtl w:val="0"/>
        </w:rPr>
        <w:t xml:space="preserve">Identificar el modelo óptimo según criterios de precisión, interpretabilidad y utilidad clínica. El modelo con </w:t>
      </w:r>
      <w:r w:rsidDel="00000000" w:rsidR="00000000" w:rsidRPr="00000000">
        <w:rPr>
          <w:rFonts w:ascii="Arial" w:cs="Arial" w:eastAsia="Arial" w:hAnsi="Arial"/>
          <w:b w:val="0"/>
          <w:sz w:val="22"/>
          <w:szCs w:val="22"/>
          <w:rtl w:val="0"/>
        </w:rPr>
        <w:t xml:space="preserve">AUC-ROC mayor de 0.80, sensibilidad mayor del 80 % (capturar la mayoría de los casos de lesión renal aguda), especificidad mayor del 70 %, F1 score mayor de 0.75.</w:t>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31">
      <w:pPr>
        <w:widowControl w:val="0"/>
        <w:numPr>
          <w:ilvl w:val="0"/>
          <w:numId w:val="4"/>
        </w:numPr>
        <w:ind w:left="720" w:hanging="360"/>
        <w:rPr>
          <w:rFonts w:ascii="Arial" w:cs="Arial" w:eastAsia="Arial" w:hAnsi="Arial"/>
          <w:i w:val="1"/>
          <w:sz w:val="12"/>
          <w:szCs w:val="12"/>
        </w:rPr>
      </w:pPr>
      <w:r w:rsidDel="00000000" w:rsidR="00000000" w:rsidRPr="00000000">
        <w:rPr>
          <w:rFonts w:ascii="Arial" w:cs="Arial" w:eastAsia="Arial" w:hAnsi="Arial"/>
          <w:sz w:val="22"/>
          <w:szCs w:val="22"/>
          <w:highlight w:val="white"/>
          <w:rtl w:val="0"/>
        </w:rPr>
        <w:t xml:space="preserve">Desarrollar una aplicación web con backend API (FastAPI/Flask) que integre el modelo óptimo, permitiendo ingresar variables preoperatorias y visualizar el riesgo de AKI con explicaciones interpretables (SHAP values)</w:t>
      </w:r>
      <w:r w:rsidDel="00000000" w:rsidR="00000000" w:rsidRPr="00000000">
        <w:rPr>
          <w:rtl w:val="0"/>
        </w:rPr>
      </w:r>
    </w:p>
    <w:p w:rsidR="00000000" w:rsidDel="00000000" w:rsidP="00000000" w:rsidRDefault="00000000" w:rsidRPr="00000000" w14:paraId="00000132">
      <w:pPr>
        <w:jc w:val="center"/>
        <w:rPr>
          <w:b w:val="1"/>
        </w:rPr>
      </w:pPr>
      <w:bookmarkStart w:colFirst="0" w:colLast="0" w:name="_heading=h.6xmuhynvg70o" w:id="23"/>
      <w:bookmarkEnd w:id="23"/>
      <w:r w:rsidDel="00000000" w:rsidR="00000000" w:rsidRPr="00000000">
        <w:rPr>
          <w:rtl w:val="0"/>
        </w:rPr>
      </w:r>
    </w:p>
    <w:p w:rsidR="00000000" w:rsidDel="00000000" w:rsidP="00000000" w:rsidRDefault="00000000" w:rsidRPr="00000000" w14:paraId="00000133">
      <w:pPr>
        <w:jc w:val="center"/>
        <w:rPr>
          <w:b w:val="1"/>
        </w:rPr>
      </w:pPr>
      <w:r w:rsidDel="00000000" w:rsidR="00000000" w:rsidRPr="00000000">
        <w:rPr>
          <w:rtl w:val="0"/>
        </w:rPr>
      </w:r>
    </w:p>
    <w:p w:rsidR="00000000" w:rsidDel="00000000" w:rsidP="00000000" w:rsidRDefault="00000000" w:rsidRPr="00000000" w14:paraId="00000134">
      <w:pPr>
        <w:spacing w:after="160" w:line="259"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135">
      <w:pPr>
        <w:pStyle w:val="Heading1"/>
        <w:numPr>
          <w:ilvl w:val="0"/>
          <w:numId w:val="8"/>
        </w:numPr>
        <w:ind w:left="360" w:hanging="360"/>
        <w:rPr/>
      </w:pPr>
      <w:bookmarkStart w:colFirst="0" w:colLast="0" w:name="_heading=h.2bn6wsx" w:id="24"/>
      <w:bookmarkEnd w:id="24"/>
      <w:r w:rsidDel="00000000" w:rsidR="00000000" w:rsidRPr="00000000">
        <w:rPr>
          <w:rtl w:val="0"/>
        </w:rPr>
        <w:t xml:space="preserve">Datos</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2"/>
        <w:numPr>
          <w:ilvl w:val="1"/>
          <w:numId w:val="8"/>
        </w:numPr>
        <w:ind w:left="360" w:hanging="360"/>
        <w:rPr/>
      </w:pPr>
      <w:bookmarkStart w:colFirst="0" w:colLast="0" w:name="_heading=h.qsh70q" w:id="25"/>
      <w:bookmarkEnd w:id="25"/>
      <w:r w:rsidDel="00000000" w:rsidR="00000000" w:rsidRPr="00000000">
        <w:rPr>
          <w:rtl w:val="0"/>
        </w:rPr>
        <w:t xml:space="preserve"> Datos originales</w:t>
      </w:r>
    </w:p>
    <w:p w:rsidR="00000000" w:rsidDel="00000000" w:rsidP="00000000" w:rsidRDefault="00000000" w:rsidRPr="00000000" w14:paraId="00000138">
      <w:pPr>
        <w:ind w:firstLine="709"/>
        <w:rPr/>
      </w:pPr>
      <w:r w:rsidDel="00000000" w:rsidR="00000000" w:rsidRPr="00000000">
        <w:rPr>
          <w:rtl w:val="0"/>
        </w:rPr>
        <w:t xml:space="preserve">El conjunto de datos constaba de 500 pacientes, en el archivo de Exel, se eliminaron las variables recorID, nombre del hospital y número de identificación del paciente para mantener la privacidad de los pacientes antes de hacer el procesamiento de los datos. </w:t>
      </w:r>
    </w:p>
    <w:p w:rsidR="00000000" w:rsidDel="00000000" w:rsidP="00000000" w:rsidRDefault="00000000" w:rsidRPr="00000000" w14:paraId="00000139">
      <w:pPr>
        <w:ind w:firstLine="709"/>
        <w:rPr/>
      </w:pPr>
      <w:r w:rsidDel="00000000" w:rsidR="00000000" w:rsidRPr="00000000">
        <w:rPr>
          <w:rtl w:val="0"/>
        </w:rPr>
        <w:t xml:space="preserve">Las variables resultantes para la creación del dataset  fueron: edad, sexo, índice de masa corporal, antecedentes patológicos como diabetes mellitus, hipertensión arterial, insuficiencia cardiaca crónica, neoplasia, infarto agudo al miocardio, cirrosis hepática, así como diagnósticos asociados como sepsis o choque séptico, rabdomiólisis, crisis hipertensiva, falla cardiaca descompensada además de uso de contraste endovenoso prequirúrgico, proteinuria preoperatoria, uso de antagonistas de los receptores de angiotensina II (ARA II) e inhibidores de la enzima convertidora de angiotensina (IECA), clasificación de american society of anesthesiologists (ASA), prioridad y tipo de la cirugía, técnica anestésica, ingreso a unidad de ciudadanos intensivos (UCI), sangrado intraoperatorio mayor o igual a 500 cc, transfusión de hemoderivados en el perioperatorio, uso de vasopresores en el intraoperatorio, lesión renal aguda post operatoria (LRA POP) según criterios KDIGO, estadios de la lesión renal estratificados en 1,2 y 3,  días de estancia hospitalaria y muerte a los 28 días por cualquier causa o relacionada con LRA.</w:t>
      </w:r>
    </w:p>
    <w:p w:rsidR="00000000" w:rsidDel="00000000" w:rsidP="00000000" w:rsidRDefault="00000000" w:rsidRPr="00000000" w14:paraId="0000013A">
      <w:pPr>
        <w:ind w:firstLine="709"/>
        <w:rPr/>
      </w:pPr>
      <w:r w:rsidDel="00000000" w:rsidR="00000000" w:rsidRPr="00000000">
        <w:rPr/>
        <w:drawing>
          <wp:inline distB="0" distT="0" distL="0" distR="0">
            <wp:extent cx="4797210" cy="3182678"/>
            <wp:effectExtent b="0" l="0" r="0" t="0"/>
            <wp:docPr id="397041730" name="image66.png"/>
            <a:graphic>
              <a:graphicData uri="http://schemas.openxmlformats.org/drawingml/2006/picture">
                <pic:pic>
                  <pic:nvPicPr>
                    <pic:cNvPr id="0" name="image66.png"/>
                    <pic:cNvPicPr preferRelativeResize="0"/>
                  </pic:nvPicPr>
                  <pic:blipFill>
                    <a:blip r:embed="rId22"/>
                    <a:srcRect b="0" l="0" r="0" t="0"/>
                    <a:stretch>
                      <a:fillRect/>
                    </a:stretch>
                  </pic:blipFill>
                  <pic:spPr>
                    <a:xfrm>
                      <a:off x="0" y="0"/>
                      <a:ext cx="4797210" cy="3182678"/>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ind w:firstLine="709"/>
        <w:rPr/>
      </w:pPr>
      <w:r w:rsidDel="00000000" w:rsidR="00000000" w:rsidRPr="00000000">
        <w:rPr/>
        <w:drawing>
          <wp:inline distB="0" distT="0" distL="0" distR="0">
            <wp:extent cx="4695825" cy="3057525"/>
            <wp:effectExtent b="0" l="0" r="0" t="0"/>
            <wp:docPr id="397041733" name="image60.png"/>
            <a:graphic>
              <a:graphicData uri="http://schemas.openxmlformats.org/drawingml/2006/picture">
                <pic:pic>
                  <pic:nvPicPr>
                    <pic:cNvPr id="0" name="image60.png"/>
                    <pic:cNvPicPr preferRelativeResize="0"/>
                  </pic:nvPicPr>
                  <pic:blipFill>
                    <a:blip r:embed="rId23"/>
                    <a:srcRect b="0" l="0" r="0" t="0"/>
                    <a:stretch>
                      <a:fillRect/>
                    </a:stretch>
                  </pic:blipFill>
                  <pic:spPr>
                    <a:xfrm>
                      <a:off x="0" y="0"/>
                      <a:ext cx="469582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ind w:firstLine="709"/>
        <w:rPr/>
      </w:pPr>
      <w:r w:rsidDel="00000000" w:rsidR="00000000" w:rsidRPr="00000000">
        <w:rPr>
          <w:rtl w:val="0"/>
        </w:rPr>
        <w:t xml:space="preserve">La media de la edad fue 57.4 años, de los cuales el 54% fueron hombres. Los antecedentes personales patológicos más comunes fueron hipertensión arterial (40%), seguido de neoplasia (maligna o del sistema nervioso central) (23%) y diabetes mellitus tipo 2 (15%). </w:t>
      </w:r>
    </w:p>
    <w:p w:rsidR="00000000" w:rsidDel="00000000" w:rsidP="00000000" w:rsidRDefault="00000000" w:rsidRPr="00000000" w14:paraId="0000013D">
      <w:pPr>
        <w:ind w:firstLine="709"/>
        <w:rPr/>
      </w:pPr>
      <w:r w:rsidDel="00000000" w:rsidR="00000000" w:rsidRPr="00000000">
        <w:rPr>
          <w:rtl w:val="0"/>
        </w:rPr>
        <w:t xml:space="preserve">La incidencia de lesión renal aguda post operatoria (LRA) fue de 19% (IC 95% (16% – 23%)).  De estos, el 52% presentaron lesión renal estadio I; 20% lesión renal estadio II; y 14% lesión estadio III sin terapia de reemplazo renal, y 14% con estadio III, pero con necesidad de TRR.</w:t>
      </w:r>
    </w:p>
    <w:p w:rsidR="00000000" w:rsidDel="00000000" w:rsidP="00000000" w:rsidRDefault="00000000" w:rsidRPr="00000000" w14:paraId="0000013E">
      <w:pPr>
        <w:ind w:firstLine="709"/>
        <w:rPr/>
      </w:pPr>
      <w:r w:rsidDel="00000000" w:rsidR="00000000" w:rsidRPr="00000000">
        <w:rPr/>
        <w:drawing>
          <wp:inline distB="114300" distT="114300" distL="114300" distR="114300">
            <wp:extent cx="5731200" cy="1752600"/>
            <wp:effectExtent b="0" l="0" r="0" t="0"/>
            <wp:docPr id="397041732" name="image63.png"/>
            <a:graphic>
              <a:graphicData uri="http://schemas.openxmlformats.org/drawingml/2006/picture">
                <pic:pic>
                  <pic:nvPicPr>
                    <pic:cNvPr id="0" name="image63.png"/>
                    <pic:cNvPicPr preferRelativeResize="0"/>
                  </pic:nvPicPr>
                  <pic:blipFill>
                    <a:blip r:embed="rId24"/>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firstLine="709"/>
        <w:rPr/>
      </w:pPr>
      <w:r w:rsidDel="00000000" w:rsidR="00000000" w:rsidRPr="00000000">
        <w:rPr>
          <w:rtl w:val="0"/>
        </w:rPr>
      </w:r>
    </w:p>
    <w:p w:rsidR="00000000" w:rsidDel="00000000" w:rsidP="00000000" w:rsidRDefault="00000000" w:rsidRPr="00000000" w14:paraId="00000140">
      <w:pPr>
        <w:ind w:firstLine="709"/>
        <w:rPr/>
      </w:pPr>
      <w:r w:rsidDel="00000000" w:rsidR="00000000" w:rsidRPr="00000000">
        <w:rPr>
          <w:rtl w:val="0"/>
        </w:rPr>
        <w:t xml:space="preserve">En cuanto al análisis multivariado, el antecedente de enfermedad renal crónica (ERC) (OR 3,59 - IC 95% 1.09-11.8 p=0.036) y cirrosis hepática (OR 8,35 - IC 1,22 -57,7 p=9,031) así como la presencia de sepsis o shock séptico (OR 3,67 - IC 95% 1.75-7.71 p&lt;0,001) y el diagnóstico de choque hipovolémico, sangrado mayor o transfusión de hemoderivados (OR 1,86 - IC 1,03-3,63 p=0,042) se asociaron con un aumento del riesgo de presentar LRA POP. </w:t>
      </w:r>
    </w:p>
    <w:p w:rsidR="00000000" w:rsidDel="00000000" w:rsidP="00000000" w:rsidRDefault="00000000" w:rsidRPr="00000000" w14:paraId="00000141">
      <w:pPr>
        <w:ind w:firstLine="709"/>
        <w:rPr/>
      </w:pPr>
      <w:r w:rsidDel="00000000" w:rsidR="00000000" w:rsidRPr="00000000">
        <w:rPr>
          <w:rtl w:val="0"/>
        </w:rPr>
        <w:t xml:space="preserve">La mediana de estancia hospitalaria en los pacientes con LRA POP fue de 21 días con RIQ (11-33) frente a los 15 días RIQ (9-26) de los pacientes sin LRA POP, valor p 0,003. Al analizar mortalidad a 28 días, se encontró una incidencia de 9% (8/94 pacientes) en los pacientes con LRA POP frente al 0,3% (1/401) en los pacientes sin LRA POP (OR 37,2 IC 95% 4,59 – 301,4, valor p &lt;0,001); y la mortalidad relacionada o causada por falla renal a los 28 días fue 31% (29/94) en los pacientes que desarrollaron LRA a los 7 días frente al 5% (19/401) de los pacientes que no desarrollaron LRA a los 7 días (OR 8,97 IC 95% 4,75 – 16,9, valor p &lt;0,001).</w:t>
      </w:r>
    </w:p>
    <w:p w:rsidR="00000000" w:rsidDel="00000000" w:rsidP="00000000" w:rsidRDefault="00000000" w:rsidRPr="00000000" w14:paraId="00000142">
      <w:pPr>
        <w:ind w:firstLine="709"/>
        <w:rPr>
          <w:sz w:val="22"/>
          <w:szCs w:val="22"/>
        </w:rPr>
      </w:pPr>
      <w:r w:rsidDel="00000000" w:rsidR="00000000" w:rsidRPr="00000000">
        <w:rPr>
          <w:sz w:val="22"/>
          <w:szCs w:val="22"/>
          <w:rtl w:val="0"/>
        </w:rPr>
        <w:t xml:space="preserve">La variable lesión renal aguda, fue nuestra variable objetivo; tenia 94 casos positivos y casos positivos y 401 negativos, lo que de entrada planteaba un conjunto de datos desbalanceado para la variable. </w:t>
      </w:r>
    </w:p>
    <w:p w:rsidR="00000000" w:rsidDel="00000000" w:rsidP="00000000" w:rsidRDefault="00000000" w:rsidRPr="00000000" w14:paraId="00000143">
      <w:pPr>
        <w:ind w:firstLine="709"/>
        <w:rPr>
          <w:b w:val="1"/>
          <w:sz w:val="22"/>
          <w:szCs w:val="22"/>
        </w:rPr>
      </w:pPr>
      <w:r w:rsidDel="00000000" w:rsidR="00000000" w:rsidRPr="00000000">
        <w:rPr>
          <w:sz w:val="22"/>
          <w:szCs w:val="22"/>
        </w:rPr>
        <w:drawing>
          <wp:inline distB="114300" distT="114300" distL="114300" distR="114300">
            <wp:extent cx="4622963" cy="3038689"/>
            <wp:effectExtent b="0" l="0" r="0" t="0"/>
            <wp:docPr id="397041736" name="image75.png"/>
            <a:graphic>
              <a:graphicData uri="http://schemas.openxmlformats.org/drawingml/2006/picture">
                <pic:pic>
                  <pic:nvPicPr>
                    <pic:cNvPr id="0" name="image75.png"/>
                    <pic:cNvPicPr preferRelativeResize="0"/>
                  </pic:nvPicPr>
                  <pic:blipFill>
                    <a:blip r:embed="rId25"/>
                    <a:srcRect b="0" l="0" r="0" t="0"/>
                    <a:stretch>
                      <a:fillRect/>
                    </a:stretch>
                  </pic:blipFill>
                  <pic:spPr>
                    <a:xfrm>
                      <a:off x="0" y="0"/>
                      <a:ext cx="4622963" cy="3038689"/>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ind w:firstLine="709"/>
        <w:rPr>
          <w:rFonts w:ascii="Arial" w:cs="Arial" w:eastAsia="Arial" w:hAnsi="Arial"/>
          <w:sz w:val="22"/>
          <w:szCs w:val="22"/>
        </w:rPr>
      </w:pPr>
      <w:r w:rsidDel="00000000" w:rsidR="00000000" w:rsidRPr="00000000">
        <w:rPr>
          <w:rFonts w:ascii="Arial" w:cs="Arial" w:eastAsia="Arial" w:hAnsi="Arial"/>
          <w:sz w:val="22"/>
          <w:szCs w:val="22"/>
          <w:rtl w:val="0"/>
        </w:rPr>
        <w:t xml:space="preserve">Al revisar las variables encontramos los siguientes problemas:</w:t>
      </w:r>
    </w:p>
    <w:p w:rsidR="00000000" w:rsidDel="00000000" w:rsidP="00000000" w:rsidRDefault="00000000" w:rsidRPr="00000000" w14:paraId="00000145">
      <w:pPr>
        <w:spacing w:line="276" w:lineRule="auto"/>
        <w:ind w:left="36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En la variable sangrado mayor a 500 cc faltaban 119 datos, la imputación de esta variable es difícil porque el sangrado durante una cirugía está relacionado a factores del paciente como al tipo de cirugía. No se puede imputar por la moda, ni por vecinos cercanos.</w:t>
      </w:r>
    </w:p>
    <w:p w:rsidR="00000000" w:rsidDel="00000000" w:rsidP="00000000" w:rsidRDefault="00000000" w:rsidRPr="00000000" w14:paraId="00000146">
      <w:pPr>
        <w:spacing w:line="276" w:lineRule="auto"/>
        <w:ind w:left="36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En las variables estadios, Unchecked significa NO ocurrencia del evento y Checked significa sí. En la variable LRA POP (choice=No presentó), Checked significa que no presento AKI, Unchecked significa que, si presento AKI, esta forma de registrar los valores de las variables dificultaba la comprensión del dato.</w:t>
      </w:r>
    </w:p>
    <w:p w:rsidR="00000000" w:rsidDel="00000000" w:rsidP="00000000" w:rsidRDefault="00000000" w:rsidRPr="00000000" w14:paraId="00000147">
      <w:pPr>
        <w:spacing w:line="276" w:lineRule="auto"/>
        <w:ind w:left="36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La variable proteinuria preoperatoria tenía 322 datos indeterminados</w:t>
      </w:r>
    </w:p>
    <w:p w:rsidR="00000000" w:rsidDel="00000000" w:rsidP="00000000" w:rsidRDefault="00000000" w:rsidRPr="00000000" w14:paraId="00000148">
      <w:pPr>
        <w:ind w:firstLine="709"/>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9">
      <w:pPr>
        <w:pStyle w:val="Heading2"/>
        <w:numPr>
          <w:ilvl w:val="1"/>
          <w:numId w:val="8"/>
        </w:numPr>
        <w:ind w:left="360" w:hanging="360"/>
        <w:rPr/>
      </w:pPr>
      <w:bookmarkStart w:colFirst="0" w:colLast="0" w:name="_heading=h.3as4poj" w:id="26"/>
      <w:bookmarkEnd w:id="26"/>
      <w:r w:rsidDel="00000000" w:rsidR="00000000" w:rsidRPr="00000000">
        <w:rPr>
          <w:rtl w:val="0"/>
        </w:rPr>
        <w:t xml:space="preserve"> Datasets</w:t>
      </w:r>
    </w:p>
    <w:p w:rsidR="00000000" w:rsidDel="00000000" w:rsidP="00000000" w:rsidRDefault="00000000" w:rsidRPr="00000000" w14:paraId="0000014A">
      <w:pPr>
        <w:pBdr>
          <w:top w:space="0" w:sz="0" w:val="nil"/>
          <w:left w:space="0" w:sz="0" w:val="nil"/>
          <w:bottom w:space="0" w:sz="0" w:val="nil"/>
          <w:right w:space="0" w:sz="0" w:val="nil"/>
          <w:between w:space="0" w:sz="0" w:val="nil"/>
        </w:pBdr>
        <w:ind w:firstLine="709"/>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 primero que realizamos en el procesamiento de datos fue evaluar los datos faltantes</w:t>
      </w:r>
    </w:p>
    <w:p w:rsidR="00000000" w:rsidDel="00000000" w:rsidP="00000000" w:rsidRDefault="00000000" w:rsidRPr="00000000" w14:paraId="0000014B">
      <w:pPr>
        <w:pBdr>
          <w:top w:space="0" w:sz="0" w:val="nil"/>
          <w:left w:space="0" w:sz="0" w:val="nil"/>
          <w:bottom w:space="0" w:sz="0" w:val="nil"/>
          <w:right w:space="0" w:sz="0" w:val="nil"/>
          <w:between w:space="0" w:sz="0" w:val="nil"/>
        </w:pBdr>
        <w:ind w:firstLine="709"/>
        <w:rPr>
          <w:color w:val="000000"/>
        </w:rPr>
      </w:pPr>
      <w:r w:rsidDel="00000000" w:rsidR="00000000" w:rsidRPr="00000000">
        <w:rPr/>
        <w:drawing>
          <wp:inline distB="114300" distT="114300" distL="114300" distR="114300">
            <wp:extent cx="5731200" cy="3441700"/>
            <wp:effectExtent b="0" l="0" r="0" t="0"/>
            <wp:docPr id="397041734" name="image56.png"/>
            <a:graphic>
              <a:graphicData uri="http://schemas.openxmlformats.org/drawingml/2006/picture">
                <pic:pic>
                  <pic:nvPicPr>
                    <pic:cNvPr id="0" name="image56.png"/>
                    <pic:cNvPicPr preferRelativeResize="0"/>
                  </pic:nvPicPr>
                  <pic:blipFill>
                    <a:blip r:embed="rId26"/>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Manejo de los datos faltantes</w:t>
      </w:r>
    </w:p>
    <w:p w:rsidR="00000000" w:rsidDel="00000000" w:rsidP="00000000" w:rsidRDefault="00000000" w:rsidRPr="00000000" w14:paraId="0000014D">
      <w:pPr>
        <w:rPr/>
      </w:pPr>
      <w:r w:rsidDel="00000000" w:rsidR="00000000" w:rsidRPr="00000000">
        <w:rPr>
          <w:rFonts w:ascii="Arial" w:cs="Arial" w:eastAsia="Arial" w:hAnsi="Arial"/>
          <w:sz w:val="22"/>
          <w:szCs w:val="22"/>
          <w:rtl w:val="0"/>
        </w:rPr>
        <w:t xml:space="preserve">Muerte a los 28 días y relacionada con LRA: la variable mortalidad es una variable de resultado, dado que el objetivo del modelo es predecir la lesión renal aguda (LRA pop), y esta variable tiene gran número de datos faltantes, se decide eliminar</w:t>
      </w:r>
      <w:r w:rsidDel="00000000" w:rsidR="00000000" w:rsidRPr="00000000">
        <w:rPr>
          <w:rtl w:val="0"/>
        </w:rPr>
        <w:t xml:space="preserve">.</w:t>
      </w:r>
    </w:p>
    <w:p w:rsidR="00000000" w:rsidDel="00000000" w:rsidP="00000000" w:rsidRDefault="00000000" w:rsidRPr="00000000" w14:paraId="0000014E">
      <w:pPr>
        <w:pBdr>
          <w:top w:space="0" w:sz="0" w:val="nil"/>
          <w:left w:space="0" w:sz="0" w:val="nil"/>
          <w:bottom w:space="0" w:sz="0" w:val="nil"/>
          <w:right w:space="0" w:sz="0" w:val="nil"/>
          <w:between w:space="0" w:sz="0" w:val="nil"/>
        </w:pBdr>
        <w:ind w:firstLine="709"/>
        <w:rPr>
          <w:color w:val="000000"/>
        </w:rPr>
      </w:pPr>
      <w:r w:rsidDel="00000000" w:rsidR="00000000" w:rsidRPr="00000000">
        <w:rPr/>
        <w:drawing>
          <wp:inline distB="114300" distT="114300" distL="114300" distR="114300">
            <wp:extent cx="5731200" cy="393700"/>
            <wp:effectExtent b="0" l="0" r="0" t="0"/>
            <wp:docPr id="397041735" name="image70.png"/>
            <a:graphic>
              <a:graphicData uri="http://schemas.openxmlformats.org/drawingml/2006/picture">
                <pic:pic>
                  <pic:nvPicPr>
                    <pic:cNvPr id="0" name="image70.png"/>
                    <pic:cNvPicPr preferRelativeResize="0"/>
                  </pic:nvPicPr>
                  <pic:blipFill>
                    <a:blip r:embed="rId27"/>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rFonts w:ascii="Arial" w:cs="Arial" w:eastAsia="Arial" w:hAnsi="Arial"/>
          <w:sz w:val="22"/>
          <w:szCs w:val="22"/>
        </w:rPr>
      </w:pPr>
      <w:r w:rsidDel="00000000" w:rsidR="00000000" w:rsidRPr="00000000">
        <w:rPr>
          <w:rFonts w:ascii="Arial" w:cs="Arial" w:eastAsia="Arial" w:hAnsi="Arial"/>
          <w:sz w:val="22"/>
          <w:szCs w:val="22"/>
          <w:rtl w:val="0"/>
        </w:rPr>
        <w:t xml:space="preserve">La variable sangrado mayor a 500 cc faltan 119 datos, la imputación de esta variable es difícil porque el sangrado durante una cirugía está relacionado a factores del paciente como al tipo de cirugía; no se puede imputar por la moda, ni por vecinos cercanos. Adicionalmente la información pronóstica de esta variable está contenida en las variables transfusión y el uso de vasopresores, ya que los pacientes que se transfunden son los que sangran más de 500 cc durante la cirugía y están con soporte vasopresor, por esta razón se elimina la variable sangrada.</w:t>
      </w:r>
    </w:p>
    <w:p w:rsidR="00000000" w:rsidDel="00000000" w:rsidP="00000000" w:rsidRDefault="00000000" w:rsidRPr="00000000" w14:paraId="00000150">
      <w:pPr>
        <w:pBdr>
          <w:top w:space="0" w:sz="0" w:val="nil"/>
          <w:left w:space="0" w:sz="0" w:val="nil"/>
          <w:bottom w:space="0" w:sz="0" w:val="nil"/>
          <w:right w:space="0" w:sz="0" w:val="nil"/>
          <w:between w:space="0" w:sz="0" w:val="nil"/>
        </w:pBdr>
        <w:ind w:firstLine="709"/>
        <w:rPr/>
      </w:pPr>
      <w:r w:rsidDel="00000000" w:rsidR="00000000" w:rsidRPr="00000000">
        <w:rPr/>
        <w:drawing>
          <wp:inline distB="114300" distT="114300" distL="114300" distR="114300">
            <wp:extent cx="2762250" cy="428625"/>
            <wp:effectExtent b="0" l="0" r="0" t="0"/>
            <wp:docPr id="397041737" name="image57.png"/>
            <a:graphic>
              <a:graphicData uri="http://schemas.openxmlformats.org/drawingml/2006/picture">
                <pic:pic>
                  <pic:nvPicPr>
                    <pic:cNvPr id="0" name="image57.png"/>
                    <pic:cNvPicPr preferRelativeResize="0"/>
                  </pic:nvPicPr>
                  <pic:blipFill>
                    <a:blip r:embed="rId28"/>
                    <a:srcRect b="0" l="0" r="0" t="0"/>
                    <a:stretch>
                      <a:fillRect/>
                    </a:stretch>
                  </pic:blipFill>
                  <pic:spPr>
                    <a:xfrm>
                      <a:off x="0" y="0"/>
                      <a:ext cx="276225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ind w:firstLine="709"/>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ind w:firstLine="709"/>
        <w:rPr/>
      </w:pPr>
      <w:r w:rsidDel="00000000" w:rsidR="00000000" w:rsidRPr="00000000">
        <w:rPr>
          <w:rFonts w:ascii="Arial" w:cs="Arial" w:eastAsia="Arial" w:hAnsi="Arial"/>
          <w:sz w:val="22"/>
          <w:szCs w:val="22"/>
          <w:rtl w:val="0"/>
        </w:rPr>
        <w:t xml:space="preserve">Las variables talla corporal, peso corporal y Creatinina POP¨se reemplazaron los valores nulos por la mediana</w:t>
      </w:r>
      <w:r w:rsidDel="00000000" w:rsidR="00000000" w:rsidRPr="00000000">
        <w:rPr>
          <w:rtl w:val="0"/>
        </w:rPr>
        <w:t xml:space="preserve">.</w:t>
      </w:r>
    </w:p>
    <w:p w:rsidR="00000000" w:rsidDel="00000000" w:rsidP="00000000" w:rsidRDefault="00000000" w:rsidRPr="00000000" w14:paraId="00000153">
      <w:pPr>
        <w:rPr/>
      </w:pPr>
      <w:r w:rsidDel="00000000" w:rsidR="00000000" w:rsidRPr="00000000">
        <w:rPr/>
        <w:drawing>
          <wp:inline distB="114300" distT="114300" distL="114300" distR="114300">
            <wp:extent cx="5731200" cy="812800"/>
            <wp:effectExtent b="0" l="0" r="0" t="0"/>
            <wp:docPr id="397041738" name="image74.png"/>
            <a:graphic>
              <a:graphicData uri="http://schemas.openxmlformats.org/drawingml/2006/picture">
                <pic:pic>
                  <pic:nvPicPr>
                    <pic:cNvPr id="0" name="image74.png"/>
                    <pic:cNvPicPr preferRelativeResize="0"/>
                  </pic:nvPicPr>
                  <pic:blipFill>
                    <a:blip r:embed="rId29"/>
                    <a:srcRect b="0" l="0" r="0" t="0"/>
                    <a:stretch>
                      <a:fillRect/>
                    </a:stretch>
                  </pic:blipFill>
                  <pic:spPr>
                    <a:xfrm>
                      <a:off x="0" y="0"/>
                      <a:ext cx="5731200" cy="8128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54">
      <w:pPr>
        <w:rPr>
          <w:rFonts w:ascii="Arial" w:cs="Arial" w:eastAsia="Arial" w:hAnsi="Arial"/>
          <w:sz w:val="22"/>
          <w:szCs w:val="22"/>
        </w:rPr>
      </w:pPr>
      <w:r w:rsidDel="00000000" w:rsidR="00000000" w:rsidRPr="00000000">
        <w:rPr>
          <w:rFonts w:ascii="Arial" w:cs="Arial" w:eastAsia="Arial" w:hAnsi="Arial"/>
          <w:sz w:val="22"/>
          <w:szCs w:val="22"/>
          <w:rtl w:val="0"/>
        </w:rPr>
        <w:t xml:space="preserve">La variable proteinuria preoperatoria con 322 registros indeterminados, se decidió eliminar ya que tampoco es imputable fácilmente.</w:t>
      </w:r>
    </w:p>
    <w:p w:rsidR="00000000" w:rsidDel="00000000" w:rsidP="00000000" w:rsidRDefault="00000000" w:rsidRPr="00000000" w14:paraId="00000155">
      <w:pPr>
        <w:rPr>
          <w:rFonts w:ascii="Arial" w:cs="Arial" w:eastAsia="Arial" w:hAnsi="Arial"/>
          <w:sz w:val="22"/>
          <w:szCs w:val="22"/>
        </w:rPr>
      </w:pPr>
      <w:r w:rsidDel="00000000" w:rsidR="00000000" w:rsidRPr="00000000">
        <w:rPr>
          <w:rFonts w:ascii="Arial" w:cs="Arial" w:eastAsia="Arial" w:hAnsi="Arial"/>
          <w:sz w:val="22"/>
          <w:szCs w:val="22"/>
          <w:rtl w:val="0"/>
        </w:rPr>
        <w:t xml:space="preserve">La variable crisis hipertensiva solo tiene 3 registros positivos por lo que se elimino</w:t>
      </w:r>
    </w:p>
    <w:p w:rsidR="00000000" w:rsidDel="00000000" w:rsidP="00000000" w:rsidRDefault="00000000" w:rsidRPr="00000000" w14:paraId="00000156">
      <w:pPr>
        <w:pBdr>
          <w:top w:space="0" w:sz="0" w:val="nil"/>
          <w:left w:space="0" w:sz="0" w:val="nil"/>
          <w:bottom w:space="0" w:sz="0" w:val="nil"/>
          <w:right w:space="0" w:sz="0" w:val="nil"/>
          <w:between w:space="0" w:sz="0" w:val="nil"/>
        </w:pBdr>
        <w:ind w:firstLine="709"/>
        <w:rPr>
          <w:color w:val="000000"/>
        </w:rPr>
      </w:pPr>
      <w:r w:rsidDel="00000000" w:rsidR="00000000" w:rsidRPr="00000000">
        <w:rPr/>
        <w:drawing>
          <wp:inline distB="114300" distT="114300" distL="114300" distR="114300">
            <wp:extent cx="3495675" cy="619125"/>
            <wp:effectExtent b="0" l="0" r="0" t="0"/>
            <wp:docPr id="397041739" name="image61.png"/>
            <a:graphic>
              <a:graphicData uri="http://schemas.openxmlformats.org/drawingml/2006/picture">
                <pic:pic>
                  <pic:nvPicPr>
                    <pic:cNvPr id="0" name="image61.png"/>
                    <pic:cNvPicPr preferRelativeResize="0"/>
                  </pic:nvPicPr>
                  <pic:blipFill>
                    <a:blip r:embed="rId30"/>
                    <a:srcRect b="0" l="0" r="0" t="0"/>
                    <a:stretch>
                      <a:fillRect/>
                    </a:stretch>
                  </pic:blipFill>
                  <pic:spPr>
                    <a:xfrm>
                      <a:off x="0" y="0"/>
                      <a:ext cx="349567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rFonts w:ascii="Arial" w:cs="Arial" w:eastAsia="Arial" w:hAnsi="Arial"/>
          <w:sz w:val="22"/>
          <w:szCs w:val="22"/>
        </w:rPr>
      </w:pPr>
      <w:r w:rsidDel="00000000" w:rsidR="00000000" w:rsidRPr="00000000">
        <w:rPr>
          <w:rFonts w:ascii="Arial" w:cs="Arial" w:eastAsia="Arial" w:hAnsi="Arial"/>
          <w:sz w:val="22"/>
          <w:szCs w:val="22"/>
          <w:rtl w:val="0"/>
        </w:rPr>
        <w:t xml:space="preserve">La variable creatinina pop se utiliza para realizar el diagnóstico de lesión renal aguda pop, es decir su significado está ya dentro de esta variable, no aporta al modelo por lo que se elimino</w:t>
      </w:r>
    </w:p>
    <w:p w:rsidR="00000000" w:rsidDel="00000000" w:rsidP="00000000" w:rsidRDefault="00000000" w:rsidRPr="00000000" w14:paraId="00000158">
      <w:pPr>
        <w:pBdr>
          <w:top w:space="0" w:sz="0" w:val="nil"/>
          <w:left w:space="0" w:sz="0" w:val="nil"/>
          <w:bottom w:space="0" w:sz="0" w:val="nil"/>
          <w:right w:space="0" w:sz="0" w:val="nil"/>
          <w:between w:space="0" w:sz="0" w:val="nil"/>
        </w:pBdr>
        <w:ind w:firstLine="709"/>
        <w:rPr>
          <w:color w:val="000000"/>
        </w:rPr>
      </w:pPr>
      <w:r w:rsidDel="00000000" w:rsidR="00000000" w:rsidRPr="00000000">
        <w:rPr/>
        <w:drawing>
          <wp:inline distB="114300" distT="114300" distL="114300" distR="114300">
            <wp:extent cx="2933700" cy="781050"/>
            <wp:effectExtent b="0" l="0" r="0" t="0"/>
            <wp:docPr id="397041740" name="image73.png"/>
            <a:graphic>
              <a:graphicData uri="http://schemas.openxmlformats.org/drawingml/2006/picture">
                <pic:pic>
                  <pic:nvPicPr>
                    <pic:cNvPr id="0" name="image73.png"/>
                    <pic:cNvPicPr preferRelativeResize="0"/>
                  </pic:nvPicPr>
                  <pic:blipFill>
                    <a:blip r:embed="rId31"/>
                    <a:srcRect b="0" l="0" r="0" t="0"/>
                    <a:stretch>
                      <a:fillRect/>
                    </a:stretch>
                  </pic:blipFill>
                  <pic:spPr>
                    <a:xfrm>
                      <a:off x="0" y="0"/>
                      <a:ext cx="293370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rFonts w:ascii="Arial" w:cs="Arial" w:eastAsia="Arial" w:hAnsi="Arial"/>
          <w:sz w:val="22"/>
          <w:szCs w:val="22"/>
        </w:rPr>
      </w:pPr>
      <w:r w:rsidDel="00000000" w:rsidR="00000000" w:rsidRPr="00000000">
        <w:rPr>
          <w:rFonts w:ascii="Arial" w:cs="Arial" w:eastAsia="Arial" w:hAnsi="Arial"/>
          <w:sz w:val="22"/>
          <w:szCs w:val="22"/>
          <w:rtl w:val="0"/>
        </w:rPr>
        <w:t xml:space="preserve">En las variables categóricas se eliminaron los valores nulos, ya que eran pocos registros</w:t>
      </w:r>
    </w:p>
    <w:p w:rsidR="00000000" w:rsidDel="00000000" w:rsidP="00000000" w:rsidRDefault="00000000" w:rsidRPr="00000000" w14:paraId="0000015A">
      <w:pPr>
        <w:rPr/>
      </w:pPr>
      <w:r w:rsidDel="00000000" w:rsidR="00000000" w:rsidRPr="00000000">
        <w:rPr/>
        <w:drawing>
          <wp:inline distB="114300" distT="114300" distL="114300" distR="114300">
            <wp:extent cx="2914650" cy="1228725"/>
            <wp:effectExtent b="0" l="0" r="0" t="0"/>
            <wp:docPr id="397041741" name="image71.png"/>
            <a:graphic>
              <a:graphicData uri="http://schemas.openxmlformats.org/drawingml/2006/picture">
                <pic:pic>
                  <pic:nvPicPr>
                    <pic:cNvPr id="0" name="image71.png"/>
                    <pic:cNvPicPr preferRelativeResize="0"/>
                  </pic:nvPicPr>
                  <pic:blipFill>
                    <a:blip r:embed="rId32"/>
                    <a:srcRect b="0" l="0" r="0" t="0"/>
                    <a:stretch>
                      <a:fillRect/>
                    </a:stretch>
                  </pic:blipFill>
                  <pic:spPr>
                    <a:xfrm>
                      <a:off x="0" y="0"/>
                      <a:ext cx="2914650" cy="12287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5B">
      <w:pPr>
        <w:rPr>
          <w:rFonts w:ascii="Arial" w:cs="Arial" w:eastAsia="Arial" w:hAnsi="Arial"/>
          <w:sz w:val="22"/>
          <w:szCs w:val="22"/>
        </w:rPr>
      </w:pPr>
      <w:r w:rsidDel="00000000" w:rsidR="00000000" w:rsidRPr="00000000">
        <w:rPr>
          <w:rFonts w:ascii="Arial" w:cs="Arial" w:eastAsia="Arial" w:hAnsi="Arial"/>
          <w:sz w:val="22"/>
          <w:szCs w:val="22"/>
          <w:rtl w:val="0"/>
        </w:rPr>
        <w:t xml:space="preserve">El conjunto de datos final quedó con 39 columnas y 486 registros </w:t>
      </w:r>
    </w:p>
    <w:p w:rsidR="00000000" w:rsidDel="00000000" w:rsidP="00000000" w:rsidRDefault="00000000" w:rsidRPr="00000000" w14:paraId="0000015C">
      <w:pPr>
        <w:rPr/>
      </w:pPr>
      <w:r w:rsidDel="00000000" w:rsidR="00000000" w:rsidRPr="00000000">
        <w:rPr/>
        <w:drawing>
          <wp:inline distB="114300" distT="114300" distL="114300" distR="114300">
            <wp:extent cx="2809875" cy="1114425"/>
            <wp:effectExtent b="0" l="0" r="0" t="0"/>
            <wp:docPr id="397041742" name="image59.png"/>
            <a:graphic>
              <a:graphicData uri="http://schemas.openxmlformats.org/drawingml/2006/picture">
                <pic:pic>
                  <pic:nvPicPr>
                    <pic:cNvPr id="0" name="image59.png"/>
                    <pic:cNvPicPr preferRelativeResize="0"/>
                  </pic:nvPicPr>
                  <pic:blipFill>
                    <a:blip r:embed="rId33"/>
                    <a:srcRect b="0" l="0" r="0" t="0"/>
                    <a:stretch>
                      <a:fillRect/>
                    </a:stretch>
                  </pic:blipFill>
                  <pic:spPr>
                    <a:xfrm>
                      <a:off x="0" y="0"/>
                      <a:ext cx="280987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ind w:firstLine="709"/>
        <w:rPr>
          <w:color w:val="000000"/>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ind w:firstLine="709"/>
        <w:rPr>
          <w:color w:val="000000"/>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ind w:firstLine="709"/>
        <w:rPr>
          <w:color w:val="000000"/>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ind w:firstLine="709"/>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realizaron las siguientes transformaciones:</w:t>
      </w:r>
    </w:p>
    <w:p w:rsidR="00000000" w:rsidDel="00000000" w:rsidP="00000000" w:rsidRDefault="00000000" w:rsidRPr="00000000" w14:paraId="00000161">
      <w:pPr>
        <w:rPr>
          <w:rFonts w:ascii="Arial" w:cs="Arial" w:eastAsia="Arial" w:hAnsi="Arial"/>
          <w:sz w:val="22"/>
          <w:szCs w:val="22"/>
        </w:rPr>
      </w:pPr>
      <w:r w:rsidDel="00000000" w:rsidR="00000000" w:rsidRPr="00000000">
        <w:rPr>
          <w:rFonts w:ascii="Arial" w:cs="Arial" w:eastAsia="Arial" w:hAnsi="Arial"/>
          <w:sz w:val="22"/>
          <w:szCs w:val="22"/>
          <w:rtl w:val="0"/>
        </w:rPr>
        <w:t xml:space="preserve">En las variables estadios, el valor Unchecked significa NO ocurrencia del evento y </w:t>
      </w:r>
    </w:p>
    <w:p w:rsidR="00000000" w:rsidDel="00000000" w:rsidP="00000000" w:rsidRDefault="00000000" w:rsidRPr="00000000" w14:paraId="00000162">
      <w:pPr>
        <w:rPr>
          <w:rFonts w:ascii="Arial" w:cs="Arial" w:eastAsia="Arial" w:hAnsi="Arial"/>
          <w:sz w:val="22"/>
          <w:szCs w:val="22"/>
        </w:rPr>
      </w:pPr>
      <w:r w:rsidDel="00000000" w:rsidR="00000000" w:rsidRPr="00000000">
        <w:rPr>
          <w:rFonts w:ascii="Arial" w:cs="Arial" w:eastAsia="Arial" w:hAnsi="Arial"/>
          <w:sz w:val="22"/>
          <w:szCs w:val="22"/>
          <w:rtl w:val="0"/>
        </w:rPr>
        <w:t xml:space="preserve">Checked significa si, realizamos de una vez una dumificacion manual, cambiando Unchecked por 0 y Checked por 1. </w:t>
      </w:r>
    </w:p>
    <w:p w:rsidR="00000000" w:rsidDel="00000000" w:rsidP="00000000" w:rsidRDefault="00000000" w:rsidRPr="00000000" w14:paraId="00000163">
      <w:pPr>
        <w:rPr/>
      </w:pPr>
      <w:r w:rsidDel="00000000" w:rsidR="00000000" w:rsidRPr="00000000">
        <w:rPr/>
        <w:drawing>
          <wp:inline distB="114300" distT="114300" distL="114300" distR="114300">
            <wp:extent cx="5731200" cy="1981200"/>
            <wp:effectExtent b="0" l="0" r="0" t="0"/>
            <wp:docPr id="397041743" name="image67.png"/>
            <a:graphic>
              <a:graphicData uri="http://schemas.openxmlformats.org/drawingml/2006/picture">
                <pic:pic>
                  <pic:nvPicPr>
                    <pic:cNvPr id="0" name="image67.png"/>
                    <pic:cNvPicPr preferRelativeResize="0"/>
                  </pic:nvPicPr>
                  <pic:blipFill>
                    <a:blip r:embed="rId34"/>
                    <a:srcRect b="0" l="0" r="0" t="0"/>
                    <a:stretch>
                      <a:fillRect/>
                    </a:stretch>
                  </pic:blipFill>
                  <pic:spPr>
                    <a:xfrm>
                      <a:off x="0" y="0"/>
                      <a:ext cx="5731200" cy="19812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64">
      <w:pPr>
        <w:rPr>
          <w:rFonts w:ascii="Arial" w:cs="Arial" w:eastAsia="Arial" w:hAnsi="Arial"/>
          <w:sz w:val="22"/>
          <w:szCs w:val="22"/>
        </w:rPr>
      </w:pPr>
      <w:r w:rsidDel="00000000" w:rsidR="00000000" w:rsidRPr="00000000">
        <w:rPr>
          <w:rFonts w:ascii="Arial" w:cs="Arial" w:eastAsia="Arial" w:hAnsi="Arial"/>
          <w:sz w:val="22"/>
          <w:szCs w:val="22"/>
          <w:rtl w:val="0"/>
        </w:rPr>
        <w:t xml:space="preserve">En la variable LRA POP (choice=No presentó), Checked significa que no presento AKI y</w:t>
      </w:r>
    </w:p>
    <w:p w:rsidR="00000000" w:rsidDel="00000000" w:rsidP="00000000" w:rsidRDefault="00000000" w:rsidRPr="00000000" w14:paraId="00000165">
      <w:pPr>
        <w:rPr>
          <w:rFonts w:ascii="Arial" w:cs="Arial" w:eastAsia="Arial" w:hAnsi="Arial"/>
          <w:sz w:val="22"/>
          <w:szCs w:val="22"/>
        </w:rPr>
      </w:pPr>
      <w:r w:rsidDel="00000000" w:rsidR="00000000" w:rsidRPr="00000000">
        <w:rPr>
          <w:rFonts w:ascii="Arial" w:cs="Arial" w:eastAsia="Arial" w:hAnsi="Arial"/>
          <w:sz w:val="22"/>
          <w:szCs w:val="22"/>
          <w:rtl w:val="0"/>
        </w:rPr>
        <w:t xml:space="preserve">Unchecked significa que, si presento AKI, se cambian los valores para mejorar la comprensión Nombre de la variable: LRA Checked por 0 y Unchecked Por 1</w:t>
      </w:r>
    </w:p>
    <w:p w:rsidR="00000000" w:rsidDel="00000000" w:rsidP="00000000" w:rsidRDefault="00000000" w:rsidRPr="00000000" w14:paraId="00000166">
      <w:pPr>
        <w:rPr/>
      </w:pPr>
      <w:r w:rsidDel="00000000" w:rsidR="00000000" w:rsidRPr="00000000">
        <w:rPr/>
        <w:drawing>
          <wp:inline distB="114300" distT="114300" distL="114300" distR="114300">
            <wp:extent cx="5731200" cy="1841500"/>
            <wp:effectExtent b="0" l="0" r="0" t="0"/>
            <wp:docPr id="397041744" name="image69.png"/>
            <a:graphic>
              <a:graphicData uri="http://schemas.openxmlformats.org/drawingml/2006/picture">
                <pic:pic>
                  <pic:nvPicPr>
                    <pic:cNvPr id="0" name="image69.png"/>
                    <pic:cNvPicPr preferRelativeResize="0"/>
                  </pic:nvPicPr>
                  <pic:blipFill>
                    <a:blip r:embed="rId35"/>
                    <a:srcRect b="0" l="0" r="0" t="0"/>
                    <a:stretch>
                      <a:fillRect/>
                    </a:stretch>
                  </pic:blipFill>
                  <pic:spPr>
                    <a:xfrm>
                      <a:off x="0" y="0"/>
                      <a:ext cx="5731200" cy="18415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67">
      <w:pPr>
        <w:rPr>
          <w:rFonts w:ascii="Arial" w:cs="Arial" w:eastAsia="Arial" w:hAnsi="Arial"/>
          <w:sz w:val="22"/>
          <w:szCs w:val="22"/>
        </w:rPr>
      </w:pPr>
      <w:r w:rsidDel="00000000" w:rsidR="00000000" w:rsidRPr="00000000">
        <w:rPr>
          <w:rFonts w:ascii="Arial" w:cs="Arial" w:eastAsia="Arial" w:hAnsi="Arial"/>
          <w:sz w:val="22"/>
          <w:szCs w:val="22"/>
          <w:rtl w:val="0"/>
        </w:rPr>
        <w:t xml:space="preserve">El diagnóstico de AKI se realiza por criterios de aumento de la creatinina o por disminución del volumen urinario (gasto urinario). La severidad de la lesión renal aguda está evidenciada en los estadios 1,2 y 3. Se decide agrupar las variables estadios por creatinina y estadio por gasto urinario en una sola variable, ya que indican el mismo nivel de severidad.</w:t>
      </w:r>
    </w:p>
    <w:p w:rsidR="00000000" w:rsidDel="00000000" w:rsidP="00000000" w:rsidRDefault="00000000" w:rsidRPr="00000000" w14:paraId="00000168">
      <w:pPr>
        <w:rPr>
          <w:rFonts w:ascii="Arial" w:cs="Arial" w:eastAsia="Arial" w:hAnsi="Arial"/>
          <w:color w:val="1f1f1f"/>
          <w:sz w:val="22"/>
          <w:szCs w:val="22"/>
          <w:highlight w:val="white"/>
        </w:rPr>
      </w:pPr>
      <w:r w:rsidDel="00000000" w:rsidR="00000000" w:rsidRPr="00000000">
        <w:rPr>
          <w:rFonts w:ascii="Arial" w:cs="Arial" w:eastAsia="Arial" w:hAnsi="Arial"/>
          <w:color w:val="1f1f1f"/>
          <w:sz w:val="22"/>
          <w:szCs w:val="22"/>
          <w:highlight w:val="white"/>
          <w:rtl w:val="0"/>
        </w:rPr>
        <w:t xml:space="preserve">La variable </w:t>
      </w:r>
      <w:r w:rsidDel="00000000" w:rsidR="00000000" w:rsidRPr="00000000">
        <w:rPr>
          <w:rFonts w:ascii="Arial" w:cs="Arial" w:eastAsia="Arial" w:hAnsi="Arial"/>
          <w:b w:val="0"/>
          <w:color w:val="1f1f1f"/>
          <w:sz w:val="22"/>
          <w:szCs w:val="22"/>
          <w:highlight w:val="white"/>
          <w:rtl w:val="0"/>
        </w:rPr>
        <w:t xml:space="preserve">creatinina pop</w:t>
      </w:r>
      <w:r w:rsidDel="00000000" w:rsidR="00000000" w:rsidRPr="00000000">
        <w:rPr>
          <w:rFonts w:ascii="Arial" w:cs="Arial" w:eastAsia="Arial" w:hAnsi="Arial"/>
          <w:color w:val="1f1f1f"/>
          <w:sz w:val="22"/>
          <w:szCs w:val="22"/>
          <w:highlight w:val="white"/>
          <w:rtl w:val="0"/>
        </w:rPr>
        <w:t xml:space="preserve"> se utiliza para el diagnóstico de AKI por lo que su efecto ya está incluido en la variable LRA.</w:t>
      </w:r>
    </w:p>
    <w:p w:rsidR="00000000" w:rsidDel="00000000" w:rsidP="00000000" w:rsidRDefault="00000000" w:rsidRPr="00000000" w14:paraId="00000169">
      <w:pPr>
        <w:rPr>
          <w:rFonts w:ascii="Arial" w:cs="Arial" w:eastAsia="Arial" w:hAnsi="Arial"/>
          <w:sz w:val="22"/>
          <w:szCs w:val="22"/>
        </w:rPr>
      </w:pPr>
      <w:r w:rsidDel="00000000" w:rsidR="00000000" w:rsidRPr="00000000">
        <w:rPr/>
        <w:drawing>
          <wp:inline distB="0" distT="0" distL="0" distR="0">
            <wp:extent cx="2790825" cy="876300"/>
            <wp:effectExtent b="0" l="0" r="0" t="0"/>
            <wp:docPr id="397041714" name="image68.png"/>
            <a:graphic>
              <a:graphicData uri="http://schemas.openxmlformats.org/drawingml/2006/picture">
                <pic:pic>
                  <pic:nvPicPr>
                    <pic:cNvPr id="0" name="image68.png"/>
                    <pic:cNvPicPr preferRelativeResize="0"/>
                  </pic:nvPicPr>
                  <pic:blipFill>
                    <a:blip r:embed="rId36"/>
                    <a:srcRect b="0" l="0" r="0" t="0"/>
                    <a:stretch>
                      <a:fillRect/>
                    </a:stretch>
                  </pic:blipFill>
                  <pic:spPr>
                    <a:xfrm>
                      <a:off x="0" y="0"/>
                      <a:ext cx="279082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ind w:firstLine="709"/>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variables aki_1, aki_2 y aki_3 por gasto urinario y por creatinina se unificaron en una sola variable:</w:t>
      </w:r>
    </w:p>
    <w:p w:rsidR="00000000" w:rsidDel="00000000" w:rsidP="00000000" w:rsidRDefault="00000000" w:rsidRPr="00000000" w14:paraId="0000016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C">
      <w:pPr>
        <w:rPr/>
      </w:pPr>
      <w:r w:rsidDel="00000000" w:rsidR="00000000" w:rsidRPr="00000000">
        <w:rPr/>
        <w:drawing>
          <wp:inline distB="114300" distT="114300" distL="114300" distR="114300">
            <wp:extent cx="5731200" cy="1397000"/>
            <wp:effectExtent b="0" l="0" r="0" t="0"/>
            <wp:docPr id="397041715" name="image49.png"/>
            <a:graphic>
              <a:graphicData uri="http://schemas.openxmlformats.org/drawingml/2006/picture">
                <pic:pic>
                  <pic:nvPicPr>
                    <pic:cNvPr id="0" name="image49.png"/>
                    <pic:cNvPicPr preferRelativeResize="0"/>
                  </pic:nvPicPr>
                  <pic:blipFill>
                    <a:blip r:embed="rId37"/>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pPr>
      <w:r w:rsidDel="00000000" w:rsidR="00000000" w:rsidRPr="00000000">
        <w:rPr/>
        <w:drawing>
          <wp:inline distB="114300" distT="114300" distL="114300" distR="114300">
            <wp:extent cx="5731200" cy="1778000"/>
            <wp:effectExtent b="0" l="0" r="0" t="0"/>
            <wp:docPr id="397041716" name="image62.png"/>
            <a:graphic>
              <a:graphicData uri="http://schemas.openxmlformats.org/drawingml/2006/picture">
                <pic:pic>
                  <pic:nvPicPr>
                    <pic:cNvPr id="0" name="image62.png"/>
                    <pic:cNvPicPr preferRelativeResize="0"/>
                  </pic:nvPicPr>
                  <pic:blipFill>
                    <a:blip r:embed="rId38"/>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spacing w:after="120" w:before="120" w:line="24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La evaluación de los valores atípicos </w:t>
      </w:r>
      <w:r w:rsidDel="00000000" w:rsidR="00000000" w:rsidRPr="00000000">
        <w:rPr>
          <w:rFonts w:ascii="Arial" w:cs="Arial" w:eastAsia="Arial" w:hAnsi="Arial"/>
          <w:sz w:val="22"/>
          <w:szCs w:val="22"/>
          <w:rtl w:val="0"/>
        </w:rPr>
        <w:t xml:space="preserve">se realizó por el método de vecinos cercanos. Al revisar los valores correspondientes en las variables evaluadas; edad, peso y talla, se encontró que eran valores posibles. Ejemplo, un paciente puede tener 93 años de edad, puede parecer atípico, pero no es un dato incorrecto. Similarmente un paciente con pérdida de peso severa, puede pesar 30 kilos, con referencia a la población si es un valor atípico, pero si es un valor posible para un paciente.</w:t>
      </w:r>
    </w:p>
    <w:p w:rsidR="00000000" w:rsidDel="00000000" w:rsidP="00000000" w:rsidRDefault="00000000" w:rsidRPr="00000000" w14:paraId="00000170">
      <w:pPr>
        <w:spacing w:after="120" w:before="120" w:line="240" w:lineRule="auto"/>
        <w:rPr>
          <w:rFonts w:ascii="Arial" w:cs="Arial" w:eastAsia="Arial" w:hAnsi="Arial"/>
          <w:sz w:val="22"/>
          <w:szCs w:val="22"/>
        </w:rPr>
      </w:pPr>
      <w:r w:rsidDel="00000000" w:rsidR="00000000" w:rsidRPr="00000000">
        <w:rPr/>
        <w:drawing>
          <wp:inline distB="114300" distT="114300" distL="114300" distR="114300">
            <wp:extent cx="4229100" cy="2324100"/>
            <wp:effectExtent b="0" l="0" r="0" t="0"/>
            <wp:docPr id="397041717" name="image50.png"/>
            <a:graphic>
              <a:graphicData uri="http://schemas.openxmlformats.org/drawingml/2006/picture">
                <pic:pic>
                  <pic:nvPicPr>
                    <pic:cNvPr id="0" name="image50.png"/>
                    <pic:cNvPicPr preferRelativeResize="0"/>
                  </pic:nvPicPr>
                  <pic:blipFill>
                    <a:blip r:embed="rId39"/>
                    <a:srcRect b="0" l="0" r="0" t="0"/>
                    <a:stretch>
                      <a:fillRect/>
                    </a:stretch>
                  </pic:blipFill>
                  <pic:spPr>
                    <a:xfrm>
                      <a:off x="0" y="0"/>
                      <a:ext cx="42291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after="120" w:before="12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2">
      <w:pPr>
        <w:spacing w:after="120" w:before="120" w:line="240" w:lineRule="auto"/>
        <w:rPr>
          <w:rFonts w:ascii="Arial" w:cs="Arial" w:eastAsia="Arial" w:hAnsi="Arial"/>
          <w:sz w:val="22"/>
          <w:szCs w:val="22"/>
        </w:rPr>
      </w:pPr>
      <w:r w:rsidDel="00000000" w:rsidR="00000000" w:rsidRPr="00000000">
        <w:rPr/>
        <w:drawing>
          <wp:inline distB="114300" distT="114300" distL="114300" distR="114300">
            <wp:extent cx="5157788" cy="5149220"/>
            <wp:effectExtent b="0" l="0" r="0" t="0"/>
            <wp:docPr id="397041718" name="image72.png"/>
            <a:graphic>
              <a:graphicData uri="http://schemas.openxmlformats.org/drawingml/2006/picture">
                <pic:pic>
                  <pic:nvPicPr>
                    <pic:cNvPr id="0" name="image72.png"/>
                    <pic:cNvPicPr preferRelativeResize="0"/>
                  </pic:nvPicPr>
                  <pic:blipFill>
                    <a:blip r:embed="rId40"/>
                    <a:srcRect b="0" l="0" r="0" t="0"/>
                    <a:stretch>
                      <a:fillRect/>
                    </a:stretch>
                  </pic:blipFill>
                  <pic:spPr>
                    <a:xfrm>
                      <a:off x="0" y="0"/>
                      <a:ext cx="5157788" cy="514922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ind w:firstLine="709"/>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continuo con la normalización de las variables numéricas con MinMax scaler:</w:t>
      </w:r>
    </w:p>
    <w:p w:rsidR="00000000" w:rsidDel="00000000" w:rsidP="00000000" w:rsidRDefault="00000000" w:rsidRPr="00000000" w14:paraId="00000174">
      <w:pPr>
        <w:pBdr>
          <w:top w:space="0" w:sz="0" w:val="nil"/>
          <w:left w:space="0" w:sz="0" w:val="nil"/>
          <w:bottom w:space="0" w:sz="0" w:val="nil"/>
          <w:right w:space="0" w:sz="0" w:val="nil"/>
          <w:between w:space="0" w:sz="0" w:val="nil"/>
        </w:pBdr>
        <w:ind w:firstLine="709"/>
        <w:rPr>
          <w:rFonts w:ascii="Arial" w:cs="Arial" w:eastAsia="Arial" w:hAnsi="Arial"/>
          <w:color w:val="000000"/>
          <w:sz w:val="22"/>
          <w:szCs w:val="22"/>
        </w:rPr>
      </w:pPr>
      <w:r w:rsidDel="00000000" w:rsidR="00000000" w:rsidRPr="00000000">
        <w:rPr/>
        <w:drawing>
          <wp:inline distB="114300" distT="114300" distL="114300" distR="114300">
            <wp:extent cx="4371975" cy="1343025"/>
            <wp:effectExtent b="0" l="0" r="0" t="0"/>
            <wp:docPr id="397041719" name="image64.png"/>
            <a:graphic>
              <a:graphicData uri="http://schemas.openxmlformats.org/drawingml/2006/picture">
                <pic:pic>
                  <pic:nvPicPr>
                    <pic:cNvPr id="0" name="image64.png"/>
                    <pic:cNvPicPr preferRelativeResize="0"/>
                  </pic:nvPicPr>
                  <pic:blipFill>
                    <a:blip r:embed="rId41"/>
                    <a:srcRect b="0" l="0" r="0" t="0"/>
                    <a:stretch>
                      <a:fillRect/>
                    </a:stretch>
                  </pic:blipFill>
                  <pic:spPr>
                    <a:xfrm>
                      <a:off x="0" y="0"/>
                      <a:ext cx="437197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pPr>
      <w:r w:rsidDel="00000000" w:rsidR="00000000" w:rsidRPr="00000000">
        <w:rPr/>
        <w:drawing>
          <wp:inline distB="114300" distT="114300" distL="114300" distR="114300">
            <wp:extent cx="3095625" cy="1333500"/>
            <wp:effectExtent b="0" l="0" r="0" t="0"/>
            <wp:docPr id="397041720" name="image78.png"/>
            <a:graphic>
              <a:graphicData uri="http://schemas.openxmlformats.org/drawingml/2006/picture">
                <pic:pic>
                  <pic:nvPicPr>
                    <pic:cNvPr id="0" name="image78.png"/>
                    <pic:cNvPicPr preferRelativeResize="0"/>
                  </pic:nvPicPr>
                  <pic:blipFill>
                    <a:blip r:embed="rId42"/>
                    <a:srcRect b="0" l="0" r="0" t="0"/>
                    <a:stretch>
                      <a:fillRect/>
                    </a:stretch>
                  </pic:blipFill>
                  <pic:spPr>
                    <a:xfrm>
                      <a:off x="0" y="0"/>
                      <a:ext cx="309562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7">
      <w:pPr>
        <w:rPr>
          <w:rFonts w:ascii="Arial" w:cs="Arial" w:eastAsia="Arial" w:hAnsi="Arial"/>
          <w:sz w:val="22"/>
          <w:szCs w:val="22"/>
        </w:rPr>
      </w:pPr>
      <w:r w:rsidDel="00000000" w:rsidR="00000000" w:rsidRPr="00000000">
        <w:rPr>
          <w:rFonts w:ascii="Arial" w:cs="Arial" w:eastAsia="Arial" w:hAnsi="Arial"/>
          <w:sz w:val="22"/>
          <w:szCs w:val="22"/>
          <w:rtl w:val="0"/>
        </w:rPr>
        <w:t xml:space="preserve"> A las variables categóricas se les realizó Get Dummies:</w:t>
      </w:r>
    </w:p>
    <w:p w:rsidR="00000000" w:rsidDel="00000000" w:rsidP="00000000" w:rsidRDefault="00000000" w:rsidRPr="00000000" w14:paraId="00000178">
      <w:pPr>
        <w:rPr/>
      </w:pPr>
      <w:r w:rsidDel="00000000" w:rsidR="00000000" w:rsidRPr="00000000">
        <w:rPr/>
        <w:drawing>
          <wp:inline distB="114300" distT="114300" distL="114300" distR="114300">
            <wp:extent cx="3028950" cy="552450"/>
            <wp:effectExtent b="0" l="0" r="0" t="0"/>
            <wp:docPr id="397041721" name="image76.png"/>
            <a:graphic>
              <a:graphicData uri="http://schemas.openxmlformats.org/drawingml/2006/picture">
                <pic:pic>
                  <pic:nvPicPr>
                    <pic:cNvPr id="0" name="image76.png"/>
                    <pic:cNvPicPr preferRelativeResize="0"/>
                  </pic:nvPicPr>
                  <pic:blipFill>
                    <a:blip r:embed="rId43"/>
                    <a:srcRect b="0" l="0" r="0" t="0"/>
                    <a:stretch>
                      <a:fillRect/>
                    </a:stretch>
                  </pic:blipFill>
                  <pic:spPr>
                    <a:xfrm>
                      <a:off x="0" y="0"/>
                      <a:ext cx="30289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pPr>
      <w:r w:rsidDel="00000000" w:rsidR="00000000" w:rsidRPr="00000000">
        <w:rPr/>
        <w:drawing>
          <wp:inline distB="114300" distT="114300" distL="114300" distR="114300">
            <wp:extent cx="5731200" cy="1003300"/>
            <wp:effectExtent b="0" l="0" r="0" t="0"/>
            <wp:docPr id="397041722" name="image55.png"/>
            <a:graphic>
              <a:graphicData uri="http://schemas.openxmlformats.org/drawingml/2006/picture">
                <pic:pic>
                  <pic:nvPicPr>
                    <pic:cNvPr id="0" name="image55.png"/>
                    <pic:cNvPicPr preferRelativeResize="0"/>
                  </pic:nvPicPr>
                  <pic:blipFill>
                    <a:blip r:embed="rId44"/>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rFonts w:ascii="Arial" w:cs="Arial" w:eastAsia="Arial" w:hAnsi="Arial"/>
          <w:sz w:val="22"/>
          <w:szCs w:val="22"/>
        </w:rPr>
      </w:pPr>
      <w:r w:rsidDel="00000000" w:rsidR="00000000" w:rsidRPr="00000000">
        <w:rPr>
          <w:rFonts w:ascii="Arial" w:cs="Arial" w:eastAsia="Arial" w:hAnsi="Arial"/>
          <w:sz w:val="22"/>
          <w:szCs w:val="22"/>
          <w:rtl w:val="0"/>
        </w:rPr>
        <w:t xml:space="preserve">Para mejorar el balance de los datos se utilizaron dos técnicas de sobremuestreo:</w:t>
      </w:r>
    </w:p>
    <w:p w:rsidR="00000000" w:rsidDel="00000000" w:rsidP="00000000" w:rsidRDefault="00000000" w:rsidRPr="00000000" w14:paraId="0000017B">
      <w:pPr>
        <w:rPr/>
      </w:pPr>
      <w:r w:rsidDel="00000000" w:rsidR="00000000" w:rsidRPr="00000000">
        <w:rPr/>
        <w:drawing>
          <wp:inline distB="114300" distT="114300" distL="114300" distR="114300">
            <wp:extent cx="5731200" cy="1816100"/>
            <wp:effectExtent b="0" l="0" r="0" t="0"/>
            <wp:docPr id="397041723" name="image52.png"/>
            <a:graphic>
              <a:graphicData uri="http://schemas.openxmlformats.org/drawingml/2006/picture">
                <pic:pic>
                  <pic:nvPicPr>
                    <pic:cNvPr id="0" name="image52.png"/>
                    <pic:cNvPicPr preferRelativeResize="0"/>
                  </pic:nvPicPr>
                  <pic:blipFill>
                    <a:blip r:embed="rId45"/>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rFonts w:ascii="Arial" w:cs="Arial" w:eastAsia="Arial" w:hAnsi="Arial"/>
          <w:sz w:val="22"/>
          <w:szCs w:val="22"/>
        </w:rPr>
      </w:pPr>
      <w:r w:rsidDel="00000000" w:rsidR="00000000" w:rsidRPr="00000000">
        <w:rPr>
          <w:rFonts w:ascii="Arial" w:cs="Arial" w:eastAsia="Arial" w:hAnsi="Arial"/>
          <w:sz w:val="22"/>
          <w:szCs w:val="22"/>
          <w:rtl w:val="0"/>
        </w:rPr>
        <w:t xml:space="preserve">Esta técnica, aunque aumentó el número de datos no corrigió el desbalance:</w:t>
      </w:r>
    </w:p>
    <w:p w:rsidR="00000000" w:rsidDel="00000000" w:rsidP="00000000" w:rsidRDefault="00000000" w:rsidRPr="00000000" w14:paraId="0000017D">
      <w:pPr>
        <w:rPr>
          <w:rFonts w:ascii="Arial" w:cs="Arial" w:eastAsia="Arial" w:hAnsi="Arial"/>
          <w:sz w:val="22"/>
          <w:szCs w:val="22"/>
        </w:rPr>
      </w:pPr>
      <w:r w:rsidDel="00000000" w:rsidR="00000000" w:rsidRPr="00000000">
        <w:rPr/>
        <w:drawing>
          <wp:inline distB="114300" distT="114300" distL="114300" distR="114300">
            <wp:extent cx="2009775" cy="942975"/>
            <wp:effectExtent b="0" l="0" r="0" t="0"/>
            <wp:docPr id="397041682"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200977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F">
      <w:pPr>
        <w:rPr>
          <w:rFonts w:ascii="Arial" w:cs="Arial" w:eastAsia="Arial" w:hAnsi="Arial"/>
          <w:sz w:val="22"/>
          <w:szCs w:val="22"/>
        </w:rPr>
      </w:pPr>
      <w:r w:rsidDel="00000000" w:rsidR="00000000" w:rsidRPr="00000000">
        <w:rPr>
          <w:rFonts w:ascii="Arial" w:cs="Arial" w:eastAsia="Arial" w:hAnsi="Arial"/>
          <w:sz w:val="22"/>
          <w:szCs w:val="22"/>
          <w:rtl w:val="0"/>
        </w:rPr>
        <w:t xml:space="preserve">Se utilizó la técnica SMOTE, que se centra en la clase minoritaria</w:t>
      </w:r>
    </w:p>
    <w:p w:rsidR="00000000" w:rsidDel="00000000" w:rsidP="00000000" w:rsidRDefault="00000000" w:rsidRPr="00000000" w14:paraId="00000180">
      <w:pPr>
        <w:rPr>
          <w:rFonts w:ascii="Arial" w:cs="Arial" w:eastAsia="Arial" w:hAnsi="Arial"/>
          <w:sz w:val="22"/>
          <w:szCs w:val="22"/>
        </w:rPr>
      </w:pPr>
      <w:r w:rsidDel="00000000" w:rsidR="00000000" w:rsidRPr="00000000">
        <w:rPr/>
        <w:drawing>
          <wp:inline distB="114300" distT="114300" distL="114300" distR="114300">
            <wp:extent cx="3562350" cy="2105025"/>
            <wp:effectExtent b="0" l="0" r="0" t="0"/>
            <wp:docPr id="397041683" name="image36.png"/>
            <a:graphic>
              <a:graphicData uri="http://schemas.openxmlformats.org/drawingml/2006/picture">
                <pic:pic>
                  <pic:nvPicPr>
                    <pic:cNvPr id="0" name="image36.png"/>
                    <pic:cNvPicPr preferRelativeResize="0"/>
                  </pic:nvPicPr>
                  <pic:blipFill>
                    <a:blip r:embed="rId47"/>
                    <a:srcRect b="0" l="0" r="0" t="0"/>
                    <a:stretch>
                      <a:fillRect/>
                    </a:stretch>
                  </pic:blipFill>
                  <pic:spPr>
                    <a:xfrm>
                      <a:off x="0" y="0"/>
                      <a:ext cx="356235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ind w:firstLine="709"/>
        <w:rPr>
          <w:rFonts w:ascii="Arial" w:cs="Arial" w:eastAsia="Arial" w:hAnsi="Arial"/>
          <w:color w:val="000000"/>
          <w:sz w:val="22"/>
          <w:szCs w:val="22"/>
        </w:rPr>
      </w:pPr>
      <w:r w:rsidDel="00000000" w:rsidR="00000000" w:rsidRPr="00000000">
        <w:rPr/>
        <w:drawing>
          <wp:inline distB="114300" distT="114300" distL="114300" distR="114300">
            <wp:extent cx="2943225" cy="733425"/>
            <wp:effectExtent b="0" l="0" r="0" t="0"/>
            <wp:docPr id="397041684" name="image45.png"/>
            <a:graphic>
              <a:graphicData uri="http://schemas.openxmlformats.org/drawingml/2006/picture">
                <pic:pic>
                  <pic:nvPicPr>
                    <pic:cNvPr id="0" name="image45.png"/>
                    <pic:cNvPicPr preferRelativeResize="0"/>
                  </pic:nvPicPr>
                  <pic:blipFill>
                    <a:blip r:embed="rId48"/>
                    <a:srcRect b="0" l="0" r="0" t="0"/>
                    <a:stretch>
                      <a:fillRect/>
                    </a:stretch>
                  </pic:blipFill>
                  <pic:spPr>
                    <a:xfrm>
                      <a:off x="0" y="0"/>
                      <a:ext cx="294322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rFonts w:ascii="Arial" w:cs="Arial" w:eastAsia="Arial" w:hAnsi="Arial"/>
          <w:sz w:val="22"/>
          <w:szCs w:val="22"/>
        </w:rPr>
      </w:pPr>
      <w:r w:rsidDel="00000000" w:rsidR="00000000" w:rsidRPr="00000000">
        <w:rPr>
          <w:rFonts w:ascii="Arial" w:cs="Arial" w:eastAsia="Arial" w:hAnsi="Arial"/>
          <w:sz w:val="22"/>
          <w:szCs w:val="22"/>
          <w:rtl w:val="0"/>
        </w:rPr>
        <w:t xml:space="preserve">Este conjunto de datos con mejor balance, se guardó para posteriores análisis</w:t>
      </w:r>
    </w:p>
    <w:p w:rsidR="00000000" w:rsidDel="00000000" w:rsidP="00000000" w:rsidRDefault="00000000" w:rsidRPr="00000000" w14:paraId="00000183">
      <w:pPr>
        <w:pBdr>
          <w:top w:space="0" w:sz="0" w:val="nil"/>
          <w:left w:space="0" w:sz="0" w:val="nil"/>
          <w:bottom w:space="0" w:sz="0" w:val="nil"/>
          <w:right w:space="0" w:sz="0" w:val="nil"/>
          <w:between w:space="0" w:sz="0" w:val="nil"/>
        </w:pBdr>
        <w:ind w:firstLine="709"/>
        <w:rPr>
          <w:rFonts w:ascii="Arial" w:cs="Arial" w:eastAsia="Arial" w:hAnsi="Arial"/>
          <w:color w:val="000000"/>
          <w:sz w:val="22"/>
          <w:szCs w:val="22"/>
        </w:rPr>
      </w:pPr>
      <w:r w:rsidDel="00000000" w:rsidR="00000000" w:rsidRPr="00000000">
        <w:rPr/>
        <w:drawing>
          <wp:inline distB="114300" distT="114300" distL="114300" distR="114300">
            <wp:extent cx="4200525" cy="1314450"/>
            <wp:effectExtent b="0" l="0" r="0" t="0"/>
            <wp:docPr id="397041685" name="image32.png"/>
            <a:graphic>
              <a:graphicData uri="http://schemas.openxmlformats.org/drawingml/2006/picture">
                <pic:pic>
                  <pic:nvPicPr>
                    <pic:cNvPr id="0" name="image32.png"/>
                    <pic:cNvPicPr preferRelativeResize="0"/>
                  </pic:nvPicPr>
                  <pic:blipFill>
                    <a:blip r:embed="rId49"/>
                    <a:srcRect b="0" l="0" r="0" t="0"/>
                    <a:stretch>
                      <a:fillRect/>
                    </a:stretch>
                  </pic:blipFill>
                  <pic:spPr>
                    <a:xfrm>
                      <a:off x="0" y="0"/>
                      <a:ext cx="420052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ind w:firstLine="709"/>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determinaron las variables de salida:</w:t>
      </w:r>
    </w:p>
    <w:p w:rsidR="00000000" w:rsidDel="00000000" w:rsidP="00000000" w:rsidRDefault="00000000" w:rsidRPr="00000000" w14:paraId="00000185">
      <w:pPr>
        <w:pBdr>
          <w:top w:space="0" w:sz="0" w:val="nil"/>
          <w:left w:space="0" w:sz="0" w:val="nil"/>
          <w:bottom w:space="0" w:sz="0" w:val="nil"/>
          <w:right w:space="0" w:sz="0" w:val="nil"/>
          <w:between w:space="0" w:sz="0" w:val="nil"/>
        </w:pBdr>
        <w:ind w:firstLine="709"/>
        <w:rPr>
          <w:rFonts w:ascii="Arial" w:cs="Arial" w:eastAsia="Arial" w:hAnsi="Arial"/>
          <w:color w:val="000000"/>
          <w:sz w:val="22"/>
          <w:szCs w:val="22"/>
        </w:rPr>
      </w:pPr>
      <w:r w:rsidDel="00000000" w:rsidR="00000000" w:rsidRPr="00000000">
        <w:rPr/>
        <w:drawing>
          <wp:inline distB="0" distT="0" distL="0" distR="0">
            <wp:extent cx="6162040" cy="723900"/>
            <wp:effectExtent b="0" l="0" r="0" t="0"/>
            <wp:docPr id="397041686"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616204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ind w:firstLine="709"/>
        <w:rPr>
          <w:rFonts w:ascii="Arial" w:cs="Arial" w:eastAsia="Arial" w:hAnsi="Arial"/>
          <w:color w:val="000000"/>
          <w:sz w:val="22"/>
          <w:szCs w:val="22"/>
        </w:rPr>
      </w:pPr>
      <w:r w:rsidDel="00000000" w:rsidR="00000000" w:rsidRPr="00000000">
        <w:rPr/>
        <w:drawing>
          <wp:inline distB="0" distT="0" distL="0" distR="0">
            <wp:extent cx="2466975" cy="1362075"/>
            <wp:effectExtent b="0" l="0" r="0" t="0"/>
            <wp:docPr id="397041687"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24669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ind w:firstLine="709"/>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dataset resultante del análisis exploratorio y transformación se guardó para la construcción de los modelos:</w:t>
      </w:r>
    </w:p>
    <w:p w:rsidR="00000000" w:rsidDel="00000000" w:rsidP="00000000" w:rsidRDefault="00000000" w:rsidRPr="00000000" w14:paraId="00000188">
      <w:pPr>
        <w:pBdr>
          <w:top w:space="0" w:sz="0" w:val="nil"/>
          <w:left w:space="0" w:sz="0" w:val="nil"/>
          <w:bottom w:space="0" w:sz="0" w:val="nil"/>
          <w:right w:space="0" w:sz="0" w:val="nil"/>
          <w:between w:space="0" w:sz="0" w:val="nil"/>
        </w:pBdr>
        <w:ind w:firstLine="709"/>
        <w:rPr>
          <w:rFonts w:ascii="Arial" w:cs="Arial" w:eastAsia="Arial" w:hAnsi="Arial"/>
          <w:color w:val="000000"/>
          <w:sz w:val="22"/>
          <w:szCs w:val="22"/>
        </w:rPr>
      </w:pPr>
      <w:r w:rsidDel="00000000" w:rsidR="00000000" w:rsidRPr="00000000">
        <w:rPr/>
        <w:drawing>
          <wp:inline distB="0" distT="0" distL="0" distR="0">
            <wp:extent cx="5172840" cy="1639186"/>
            <wp:effectExtent b="0" l="0" r="0" t="0"/>
            <wp:docPr id="397041688" name="image58.png"/>
            <a:graphic>
              <a:graphicData uri="http://schemas.openxmlformats.org/drawingml/2006/picture">
                <pic:pic>
                  <pic:nvPicPr>
                    <pic:cNvPr id="0" name="image58.png"/>
                    <pic:cNvPicPr preferRelativeResize="0"/>
                  </pic:nvPicPr>
                  <pic:blipFill>
                    <a:blip r:embed="rId52"/>
                    <a:srcRect b="0" l="0" r="0" t="0"/>
                    <a:stretch>
                      <a:fillRect/>
                    </a:stretch>
                  </pic:blipFill>
                  <pic:spPr>
                    <a:xfrm>
                      <a:off x="0" y="0"/>
                      <a:ext cx="5172840" cy="1639186"/>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ind w:firstLine="709"/>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8A">
      <w:pPr>
        <w:pStyle w:val="Heading2"/>
        <w:numPr>
          <w:ilvl w:val="1"/>
          <w:numId w:val="8"/>
        </w:numPr>
        <w:ind w:left="360" w:hanging="360"/>
        <w:rPr/>
      </w:pPr>
      <w:bookmarkStart w:colFirst="0" w:colLast="0" w:name="_heading=h.1pxezwc" w:id="27"/>
      <w:bookmarkEnd w:id="27"/>
      <w:r w:rsidDel="00000000" w:rsidR="00000000" w:rsidRPr="00000000">
        <w:rPr>
          <w:rtl w:val="0"/>
        </w:rPr>
        <w:t xml:space="preserve"> Analítica descriptiva</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ind w:firstLine="709"/>
        <w:rPr>
          <w:color w:val="000000"/>
        </w:rPr>
      </w:pPr>
      <w:r w:rsidDel="00000000" w:rsidR="00000000" w:rsidRPr="00000000">
        <w:rPr>
          <w:color w:val="000000"/>
          <w:rtl w:val="0"/>
        </w:rPr>
        <w:t xml:space="preserve">Carga inicial del conjunto de datos</w:t>
      </w:r>
    </w:p>
    <w:p w:rsidR="00000000" w:rsidDel="00000000" w:rsidP="00000000" w:rsidRDefault="00000000" w:rsidRPr="00000000" w14:paraId="0000018D">
      <w:pPr>
        <w:pBdr>
          <w:top w:space="0" w:sz="0" w:val="nil"/>
          <w:left w:space="0" w:sz="0" w:val="nil"/>
          <w:bottom w:space="0" w:sz="0" w:val="nil"/>
          <w:right w:space="0" w:sz="0" w:val="nil"/>
          <w:between w:space="0" w:sz="0" w:val="nil"/>
        </w:pBdr>
        <w:ind w:firstLine="709"/>
        <w:rPr>
          <w:color w:val="000000"/>
        </w:rPr>
      </w:pPr>
      <w:r w:rsidDel="00000000" w:rsidR="00000000" w:rsidRPr="00000000">
        <w:rPr/>
        <w:drawing>
          <wp:inline distB="0" distT="0" distL="0" distR="0">
            <wp:extent cx="5971540" cy="836295"/>
            <wp:effectExtent b="0" l="0" r="0" t="0"/>
            <wp:docPr id="397041689" name="image4.png"/>
            <a:graphic>
              <a:graphicData uri="http://schemas.openxmlformats.org/drawingml/2006/picture">
                <pic:pic>
                  <pic:nvPicPr>
                    <pic:cNvPr id="0" name="image4.png"/>
                    <pic:cNvPicPr preferRelativeResize="0"/>
                  </pic:nvPicPr>
                  <pic:blipFill>
                    <a:blip r:embed="rId53"/>
                    <a:srcRect b="0" l="0" r="0" t="0"/>
                    <a:stretch>
                      <a:fillRect/>
                    </a:stretch>
                  </pic:blipFill>
                  <pic:spPr>
                    <a:xfrm>
                      <a:off x="0" y="0"/>
                      <a:ext cx="5971540" cy="836295"/>
                    </a:xfrm>
                    <a:prstGeom prst="rect"/>
                    <a:ln/>
                  </pic:spPr>
                </pic:pic>
              </a:graphicData>
            </a:graphic>
          </wp:inline>
        </w:drawing>
      </w:r>
      <w:r w:rsidDel="00000000" w:rsidR="00000000" w:rsidRPr="00000000">
        <w:rPr>
          <w:color w:val="000000"/>
          <w:rtl w:val="0"/>
        </w:rPr>
        <w:t xml:space="preserve">Columnas del conjunto de datos:</w:t>
      </w:r>
    </w:p>
    <w:p w:rsidR="00000000" w:rsidDel="00000000" w:rsidP="00000000" w:rsidRDefault="00000000" w:rsidRPr="00000000" w14:paraId="0000018E">
      <w:pPr>
        <w:pBdr>
          <w:top w:space="0" w:sz="0" w:val="nil"/>
          <w:left w:space="0" w:sz="0" w:val="nil"/>
          <w:bottom w:space="0" w:sz="0" w:val="nil"/>
          <w:right w:space="0" w:sz="0" w:val="nil"/>
          <w:between w:space="0" w:sz="0" w:val="nil"/>
        </w:pBdr>
        <w:ind w:firstLine="709"/>
        <w:rPr>
          <w:color w:val="000000"/>
        </w:rPr>
      </w:pPr>
      <w:r w:rsidDel="00000000" w:rsidR="00000000" w:rsidRPr="00000000">
        <w:rPr/>
        <w:drawing>
          <wp:inline distB="0" distT="0" distL="0" distR="0">
            <wp:extent cx="4410035" cy="1948041"/>
            <wp:effectExtent b="0" l="0" r="0" t="0"/>
            <wp:docPr id="397041690" name="image6.png"/>
            <a:graphic>
              <a:graphicData uri="http://schemas.openxmlformats.org/drawingml/2006/picture">
                <pic:pic>
                  <pic:nvPicPr>
                    <pic:cNvPr id="0" name="image6.png"/>
                    <pic:cNvPicPr preferRelativeResize="0"/>
                  </pic:nvPicPr>
                  <pic:blipFill>
                    <a:blip r:embed="rId54"/>
                    <a:srcRect b="0" l="0" r="0" t="0"/>
                    <a:stretch>
                      <a:fillRect/>
                    </a:stretch>
                  </pic:blipFill>
                  <pic:spPr>
                    <a:xfrm>
                      <a:off x="0" y="0"/>
                      <a:ext cx="4410035" cy="1948041"/>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ind w:firstLine="709"/>
        <w:rPr>
          <w:color w:val="000000"/>
        </w:rPr>
      </w:pPr>
      <w:r w:rsidDel="00000000" w:rsidR="00000000" w:rsidRPr="00000000">
        <w:rPr>
          <w:color w:val="000000"/>
          <w:rtl w:val="0"/>
        </w:rPr>
        <w:t xml:space="preserve">Dumificacion de las variables lesión renal aguda y estadios:</w:t>
      </w:r>
    </w:p>
    <w:p w:rsidR="00000000" w:rsidDel="00000000" w:rsidP="00000000" w:rsidRDefault="00000000" w:rsidRPr="00000000" w14:paraId="00000190">
      <w:pPr>
        <w:pBdr>
          <w:top w:space="0" w:sz="0" w:val="nil"/>
          <w:left w:space="0" w:sz="0" w:val="nil"/>
          <w:bottom w:space="0" w:sz="0" w:val="nil"/>
          <w:right w:space="0" w:sz="0" w:val="nil"/>
          <w:between w:space="0" w:sz="0" w:val="nil"/>
        </w:pBdr>
        <w:ind w:firstLine="709"/>
        <w:rPr>
          <w:color w:val="000000"/>
        </w:rPr>
      </w:pPr>
      <w:r w:rsidDel="00000000" w:rsidR="00000000" w:rsidRPr="00000000">
        <w:rPr/>
        <w:drawing>
          <wp:inline distB="0" distT="0" distL="0" distR="0">
            <wp:extent cx="5191125" cy="1781175"/>
            <wp:effectExtent b="0" l="0" r="0" t="0"/>
            <wp:docPr id="397041691" name="image25.png"/>
            <a:graphic>
              <a:graphicData uri="http://schemas.openxmlformats.org/drawingml/2006/picture">
                <pic:pic>
                  <pic:nvPicPr>
                    <pic:cNvPr id="0" name="image25.png"/>
                    <pic:cNvPicPr preferRelativeResize="0"/>
                  </pic:nvPicPr>
                  <pic:blipFill>
                    <a:blip r:embed="rId55"/>
                    <a:srcRect b="0" l="0" r="0" t="0"/>
                    <a:stretch>
                      <a:fillRect/>
                    </a:stretch>
                  </pic:blipFill>
                  <pic:spPr>
                    <a:xfrm>
                      <a:off x="0" y="0"/>
                      <a:ext cx="519112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ind w:firstLine="709"/>
        <w:rPr>
          <w:color w:val="000000"/>
        </w:rPr>
      </w:pPr>
      <w:r w:rsidDel="00000000" w:rsidR="00000000" w:rsidRPr="00000000">
        <w:rPr>
          <w:color w:val="000000"/>
          <w:rtl w:val="0"/>
        </w:rPr>
        <w:t xml:space="preserve">Variables categóricas:</w:t>
      </w:r>
    </w:p>
    <w:p w:rsidR="00000000" w:rsidDel="00000000" w:rsidP="00000000" w:rsidRDefault="00000000" w:rsidRPr="00000000" w14:paraId="00000192">
      <w:pPr>
        <w:pBdr>
          <w:top w:space="0" w:sz="0" w:val="nil"/>
          <w:left w:space="0" w:sz="0" w:val="nil"/>
          <w:bottom w:space="0" w:sz="0" w:val="nil"/>
          <w:right w:space="0" w:sz="0" w:val="nil"/>
          <w:between w:space="0" w:sz="0" w:val="nil"/>
        </w:pBdr>
        <w:ind w:firstLine="709"/>
        <w:rPr>
          <w:color w:val="000000"/>
        </w:rPr>
      </w:pPr>
      <w:r w:rsidDel="00000000" w:rsidR="00000000" w:rsidRPr="00000000">
        <w:rPr/>
        <w:drawing>
          <wp:inline distB="0" distT="0" distL="0" distR="0">
            <wp:extent cx="5971540" cy="873760"/>
            <wp:effectExtent b="0" l="0" r="0" t="0"/>
            <wp:docPr id="397041671" name="image17.png"/>
            <a:graphic>
              <a:graphicData uri="http://schemas.openxmlformats.org/drawingml/2006/picture">
                <pic:pic>
                  <pic:nvPicPr>
                    <pic:cNvPr id="0" name="image17.png"/>
                    <pic:cNvPicPr preferRelativeResize="0"/>
                  </pic:nvPicPr>
                  <pic:blipFill>
                    <a:blip r:embed="rId56"/>
                    <a:srcRect b="0" l="0" r="0" t="0"/>
                    <a:stretch>
                      <a:fillRect/>
                    </a:stretch>
                  </pic:blipFill>
                  <pic:spPr>
                    <a:xfrm>
                      <a:off x="0" y="0"/>
                      <a:ext cx="5971540" cy="87376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ind w:firstLine="709"/>
        <w:rPr>
          <w:color w:val="000000"/>
        </w:rPr>
      </w:pPr>
      <w:r w:rsidDel="00000000" w:rsidR="00000000" w:rsidRPr="00000000">
        <w:rPr>
          <w:color w:val="000000"/>
          <w:rtl w:val="0"/>
        </w:rPr>
        <w:t xml:space="preserve">Conjunto de datos modificado guardado como aki:</w:t>
      </w:r>
    </w:p>
    <w:p w:rsidR="00000000" w:rsidDel="00000000" w:rsidP="00000000" w:rsidRDefault="00000000" w:rsidRPr="00000000" w14:paraId="00000194">
      <w:pPr>
        <w:pBdr>
          <w:top w:space="0" w:sz="0" w:val="nil"/>
          <w:left w:space="0" w:sz="0" w:val="nil"/>
          <w:bottom w:space="0" w:sz="0" w:val="nil"/>
          <w:right w:space="0" w:sz="0" w:val="nil"/>
          <w:between w:space="0" w:sz="0" w:val="nil"/>
        </w:pBdr>
        <w:ind w:firstLine="709"/>
        <w:rPr>
          <w:color w:val="000000"/>
        </w:rPr>
      </w:pPr>
      <w:r w:rsidDel="00000000" w:rsidR="00000000" w:rsidRPr="00000000">
        <w:rPr/>
        <w:drawing>
          <wp:inline distB="0" distT="0" distL="0" distR="0">
            <wp:extent cx="5971540" cy="737870"/>
            <wp:effectExtent b="0" l="0" r="0" t="0"/>
            <wp:docPr id="397041672" name="image10.png"/>
            <a:graphic>
              <a:graphicData uri="http://schemas.openxmlformats.org/drawingml/2006/picture">
                <pic:pic>
                  <pic:nvPicPr>
                    <pic:cNvPr id="0" name="image10.png"/>
                    <pic:cNvPicPr preferRelativeResize="0"/>
                  </pic:nvPicPr>
                  <pic:blipFill>
                    <a:blip r:embed="rId57"/>
                    <a:srcRect b="0" l="0" r="0" t="0"/>
                    <a:stretch>
                      <a:fillRect/>
                    </a:stretch>
                  </pic:blipFill>
                  <pic:spPr>
                    <a:xfrm>
                      <a:off x="0" y="0"/>
                      <a:ext cx="5971540" cy="73787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ind w:firstLine="709"/>
        <w:rPr>
          <w:color w:val="000000"/>
        </w:rPr>
      </w:pPr>
      <w:r w:rsidDel="00000000" w:rsidR="00000000" w:rsidRPr="00000000">
        <w:rPr>
          <w:color w:val="000000"/>
          <w:rtl w:val="0"/>
        </w:rPr>
        <w:t xml:space="preserve">Distribuciones de los datos:</w:t>
      </w:r>
    </w:p>
    <w:p w:rsidR="00000000" w:rsidDel="00000000" w:rsidP="00000000" w:rsidRDefault="00000000" w:rsidRPr="00000000" w14:paraId="00000196">
      <w:pPr>
        <w:pBdr>
          <w:top w:space="0" w:sz="0" w:val="nil"/>
          <w:left w:space="0" w:sz="0" w:val="nil"/>
          <w:bottom w:space="0" w:sz="0" w:val="nil"/>
          <w:right w:space="0" w:sz="0" w:val="nil"/>
          <w:between w:space="0" w:sz="0" w:val="nil"/>
        </w:pBdr>
        <w:ind w:firstLine="709"/>
        <w:rPr/>
      </w:pPr>
      <w:r w:rsidDel="00000000" w:rsidR="00000000" w:rsidRPr="00000000">
        <w:rPr/>
        <w:drawing>
          <wp:inline distB="0" distT="0" distL="0" distR="0">
            <wp:extent cx="4079646" cy="1368702"/>
            <wp:effectExtent b="0" l="0" r="0" t="0"/>
            <wp:docPr id="397041673" name="image14.png"/>
            <a:graphic>
              <a:graphicData uri="http://schemas.openxmlformats.org/drawingml/2006/picture">
                <pic:pic>
                  <pic:nvPicPr>
                    <pic:cNvPr id="0" name="image14.png"/>
                    <pic:cNvPicPr preferRelativeResize="0"/>
                  </pic:nvPicPr>
                  <pic:blipFill>
                    <a:blip r:embed="rId58"/>
                    <a:srcRect b="0" l="0" r="0" t="0"/>
                    <a:stretch>
                      <a:fillRect/>
                    </a:stretch>
                  </pic:blipFill>
                  <pic:spPr>
                    <a:xfrm>
                      <a:off x="0" y="0"/>
                      <a:ext cx="4079646" cy="1368702"/>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5816771" cy="1732536"/>
            <wp:effectExtent b="0" l="0" r="0" t="0"/>
            <wp:docPr id="397041674" name="image9.png"/>
            <a:graphic>
              <a:graphicData uri="http://schemas.openxmlformats.org/drawingml/2006/picture">
                <pic:pic>
                  <pic:nvPicPr>
                    <pic:cNvPr id="0" name="image9.png"/>
                    <pic:cNvPicPr preferRelativeResize="0"/>
                  </pic:nvPicPr>
                  <pic:blipFill>
                    <a:blip r:embed="rId59"/>
                    <a:srcRect b="0" l="0" r="0" t="0"/>
                    <a:stretch>
                      <a:fillRect/>
                    </a:stretch>
                  </pic:blipFill>
                  <pic:spPr>
                    <a:xfrm>
                      <a:off x="0" y="0"/>
                      <a:ext cx="5816771" cy="173253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97">
      <w:pPr>
        <w:pBdr>
          <w:top w:space="0" w:sz="0" w:val="nil"/>
          <w:left w:space="0" w:sz="0" w:val="nil"/>
          <w:bottom w:space="0" w:sz="0" w:val="nil"/>
          <w:right w:space="0" w:sz="0" w:val="nil"/>
          <w:between w:space="0" w:sz="0" w:val="nil"/>
        </w:pBdr>
        <w:ind w:firstLine="709"/>
        <w:rPr/>
      </w:pPr>
      <w:r w:rsidDel="00000000" w:rsidR="00000000" w:rsidRPr="00000000">
        <w:rPr/>
        <w:drawing>
          <wp:inline distB="0" distT="0" distL="0" distR="0">
            <wp:extent cx="5971540" cy="1772920"/>
            <wp:effectExtent b="0" l="0" r="0" t="0"/>
            <wp:docPr id="397041675" name="image16.png"/>
            <a:graphic>
              <a:graphicData uri="http://schemas.openxmlformats.org/drawingml/2006/picture">
                <pic:pic>
                  <pic:nvPicPr>
                    <pic:cNvPr id="0" name="image16.png"/>
                    <pic:cNvPicPr preferRelativeResize="0"/>
                  </pic:nvPicPr>
                  <pic:blipFill>
                    <a:blip r:embed="rId60"/>
                    <a:srcRect b="0" l="0" r="0" t="0"/>
                    <a:stretch>
                      <a:fillRect/>
                    </a:stretch>
                  </pic:blipFill>
                  <pic:spPr>
                    <a:xfrm>
                      <a:off x="0" y="0"/>
                      <a:ext cx="5971540" cy="177292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5971540" cy="2225675"/>
            <wp:effectExtent b="0" l="0" r="0" t="0"/>
            <wp:docPr id="397041676" name="image7.png"/>
            <a:graphic>
              <a:graphicData uri="http://schemas.openxmlformats.org/drawingml/2006/picture">
                <pic:pic>
                  <pic:nvPicPr>
                    <pic:cNvPr id="0" name="image7.png"/>
                    <pic:cNvPicPr preferRelativeResize="0"/>
                  </pic:nvPicPr>
                  <pic:blipFill>
                    <a:blip r:embed="rId61"/>
                    <a:srcRect b="0" l="0" r="0" t="0"/>
                    <a:stretch>
                      <a:fillRect/>
                    </a:stretch>
                  </pic:blipFill>
                  <pic:spPr>
                    <a:xfrm>
                      <a:off x="0" y="0"/>
                      <a:ext cx="5971540" cy="2225675"/>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ind w:firstLine="709"/>
        <w:rPr/>
      </w:pPr>
      <w:r w:rsidDel="00000000" w:rsidR="00000000" w:rsidRPr="00000000">
        <w:rPr/>
        <w:drawing>
          <wp:inline distB="0" distT="0" distL="0" distR="0">
            <wp:extent cx="5048250" cy="3152775"/>
            <wp:effectExtent b="0" l="0" r="0" t="0"/>
            <wp:docPr id="397041677" name="image23.png"/>
            <a:graphic>
              <a:graphicData uri="http://schemas.openxmlformats.org/drawingml/2006/picture">
                <pic:pic>
                  <pic:nvPicPr>
                    <pic:cNvPr id="0" name="image23.png"/>
                    <pic:cNvPicPr preferRelativeResize="0"/>
                  </pic:nvPicPr>
                  <pic:blipFill>
                    <a:blip r:embed="rId62"/>
                    <a:srcRect b="0" l="0" r="0" t="0"/>
                    <a:stretch>
                      <a:fillRect/>
                    </a:stretch>
                  </pic:blipFill>
                  <pic:spPr>
                    <a:xfrm>
                      <a:off x="0" y="0"/>
                      <a:ext cx="504825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ind w:firstLine="709"/>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ind w:firstLine="709"/>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ind w:firstLine="709"/>
        <w:rPr/>
      </w:pPr>
      <w:r w:rsidDel="00000000" w:rsidR="00000000" w:rsidRPr="00000000">
        <w:rPr>
          <w:rtl w:val="0"/>
        </w:rPr>
        <w:t xml:space="preserve">Conjunto de datos con variables de salida dummificadas:</w:t>
      </w:r>
    </w:p>
    <w:p w:rsidR="00000000" w:rsidDel="00000000" w:rsidP="00000000" w:rsidRDefault="00000000" w:rsidRPr="00000000" w14:paraId="0000019C">
      <w:pPr>
        <w:pBdr>
          <w:top w:space="0" w:sz="0" w:val="nil"/>
          <w:left w:space="0" w:sz="0" w:val="nil"/>
          <w:bottom w:space="0" w:sz="0" w:val="nil"/>
          <w:right w:space="0" w:sz="0" w:val="nil"/>
          <w:between w:space="0" w:sz="0" w:val="nil"/>
        </w:pBdr>
        <w:ind w:firstLine="709"/>
        <w:rPr>
          <w:color w:val="000000"/>
        </w:rPr>
      </w:pPr>
      <w:r w:rsidDel="00000000" w:rsidR="00000000" w:rsidRPr="00000000">
        <w:rPr/>
        <w:drawing>
          <wp:inline distB="0" distT="0" distL="0" distR="0">
            <wp:extent cx="4152900" cy="2352675"/>
            <wp:effectExtent b="0" l="0" r="0" t="0"/>
            <wp:docPr id="397041678" name="image65.png"/>
            <a:graphic>
              <a:graphicData uri="http://schemas.openxmlformats.org/drawingml/2006/picture">
                <pic:pic>
                  <pic:nvPicPr>
                    <pic:cNvPr id="0" name="image65.png"/>
                    <pic:cNvPicPr preferRelativeResize="0"/>
                  </pic:nvPicPr>
                  <pic:blipFill>
                    <a:blip r:embed="rId63"/>
                    <a:srcRect b="0" l="0" r="0" t="0"/>
                    <a:stretch>
                      <a:fillRect/>
                    </a:stretch>
                  </pic:blipFill>
                  <pic:spPr>
                    <a:xfrm>
                      <a:off x="0" y="0"/>
                      <a:ext cx="41529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ind w:firstLine="709"/>
        <w:rPr>
          <w:color w:val="000000"/>
        </w:rPr>
      </w:pPr>
      <w:r w:rsidDel="00000000" w:rsidR="00000000" w:rsidRPr="00000000">
        <w:rPr>
          <w:color w:val="000000"/>
          <w:rtl w:val="0"/>
        </w:rPr>
        <w:t xml:space="preserve">Data set final:</w:t>
      </w:r>
    </w:p>
    <w:p w:rsidR="00000000" w:rsidDel="00000000" w:rsidP="00000000" w:rsidRDefault="00000000" w:rsidRPr="00000000" w14:paraId="0000019E">
      <w:pPr>
        <w:pBdr>
          <w:top w:space="0" w:sz="0" w:val="nil"/>
          <w:left w:space="0" w:sz="0" w:val="nil"/>
          <w:bottom w:space="0" w:sz="0" w:val="nil"/>
          <w:right w:space="0" w:sz="0" w:val="nil"/>
          <w:between w:space="0" w:sz="0" w:val="nil"/>
        </w:pBdr>
        <w:ind w:firstLine="709"/>
        <w:rPr>
          <w:color w:val="000000"/>
        </w:rPr>
      </w:pPr>
      <w:r w:rsidDel="00000000" w:rsidR="00000000" w:rsidRPr="00000000">
        <w:rPr/>
        <w:drawing>
          <wp:inline distB="0" distT="0" distL="0" distR="0">
            <wp:extent cx="5971540" cy="435610"/>
            <wp:effectExtent b="0" l="0" r="0" t="0"/>
            <wp:docPr id="397041679" name="image18.png"/>
            <a:graphic>
              <a:graphicData uri="http://schemas.openxmlformats.org/drawingml/2006/picture">
                <pic:pic>
                  <pic:nvPicPr>
                    <pic:cNvPr id="0" name="image18.png"/>
                    <pic:cNvPicPr preferRelativeResize="0"/>
                  </pic:nvPicPr>
                  <pic:blipFill>
                    <a:blip r:embed="rId64"/>
                    <a:srcRect b="0" l="0" r="0" t="0"/>
                    <a:stretch>
                      <a:fillRect/>
                    </a:stretch>
                  </pic:blipFill>
                  <pic:spPr>
                    <a:xfrm>
                      <a:off x="0" y="0"/>
                      <a:ext cx="5971540" cy="43561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ind w:firstLine="709"/>
        <w:rPr>
          <w:color w:val="000000"/>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ind w:firstLine="709"/>
        <w:rPr>
          <w:color w:val="000000"/>
        </w:rPr>
      </w:pPr>
      <w:r w:rsidDel="00000000" w:rsidR="00000000" w:rsidRPr="00000000">
        <w:rPr>
          <w:color w:val="000000"/>
          <w:rtl w:val="0"/>
        </w:rPr>
        <w:t xml:space="preserve">Se guarda un 10 % de los datos para probar los modelos</w:t>
      </w:r>
    </w:p>
    <w:p w:rsidR="00000000" w:rsidDel="00000000" w:rsidP="00000000" w:rsidRDefault="00000000" w:rsidRPr="00000000" w14:paraId="000001A1">
      <w:pPr>
        <w:pBdr>
          <w:top w:space="0" w:sz="0" w:val="nil"/>
          <w:left w:space="0" w:sz="0" w:val="nil"/>
          <w:bottom w:space="0" w:sz="0" w:val="nil"/>
          <w:right w:space="0" w:sz="0" w:val="nil"/>
          <w:between w:space="0" w:sz="0" w:val="nil"/>
        </w:pBdr>
        <w:ind w:firstLine="709"/>
        <w:rPr>
          <w:color w:val="000000"/>
        </w:rPr>
      </w:pPr>
      <w:r w:rsidDel="00000000" w:rsidR="00000000" w:rsidRPr="00000000">
        <w:rPr/>
        <w:drawing>
          <wp:inline distB="0" distT="0" distL="0" distR="0">
            <wp:extent cx="2705100" cy="685800"/>
            <wp:effectExtent b="0" l="0" r="0" t="0"/>
            <wp:docPr id="397041680" name="image11.png"/>
            <a:graphic>
              <a:graphicData uri="http://schemas.openxmlformats.org/drawingml/2006/picture">
                <pic:pic>
                  <pic:nvPicPr>
                    <pic:cNvPr id="0" name="image11.png"/>
                    <pic:cNvPicPr preferRelativeResize="0"/>
                  </pic:nvPicPr>
                  <pic:blipFill>
                    <a:blip r:embed="rId65"/>
                    <a:srcRect b="0" l="0" r="0" t="0"/>
                    <a:stretch>
                      <a:fillRect/>
                    </a:stretch>
                  </pic:blipFill>
                  <pic:spPr>
                    <a:xfrm>
                      <a:off x="0" y="0"/>
                      <a:ext cx="27051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pStyle w:val="Heading1"/>
        <w:numPr>
          <w:ilvl w:val="0"/>
          <w:numId w:val="8"/>
        </w:numPr>
        <w:ind w:left="360" w:hanging="360"/>
        <w:rPr/>
      </w:pPr>
      <w:r w:rsidDel="00000000" w:rsidR="00000000" w:rsidRPr="00000000">
        <w:br w:type="page"/>
      </w:r>
      <w:r w:rsidDel="00000000" w:rsidR="00000000" w:rsidRPr="00000000">
        <w:rPr>
          <w:rtl w:val="0"/>
        </w:rPr>
        <w:t xml:space="preserve">Proceso de analítica</w:t>
      </w:r>
    </w:p>
    <w:p w:rsidR="00000000" w:rsidDel="00000000" w:rsidP="00000000" w:rsidRDefault="00000000" w:rsidRPr="00000000" w14:paraId="000001A3">
      <w:pPr>
        <w:rPr>
          <w:b w:val="1"/>
          <w:sz w:val="20"/>
          <w:szCs w:val="20"/>
        </w:rPr>
      </w:pPr>
      <w:r w:rsidDel="00000000" w:rsidR="00000000" w:rsidRPr="00000000">
        <w:rPr>
          <w:rtl w:val="0"/>
        </w:rPr>
      </w:r>
    </w:p>
    <w:p w:rsidR="00000000" w:rsidDel="00000000" w:rsidP="00000000" w:rsidRDefault="00000000" w:rsidRPr="00000000" w14:paraId="000001A4">
      <w:pPr>
        <w:pStyle w:val="Heading2"/>
        <w:numPr>
          <w:ilvl w:val="1"/>
          <w:numId w:val="8"/>
        </w:numPr>
        <w:ind w:left="360" w:hanging="360"/>
        <w:rPr>
          <w:sz w:val="36"/>
          <w:szCs w:val="36"/>
        </w:rPr>
      </w:pPr>
      <w:bookmarkStart w:colFirst="0" w:colLast="0" w:name="_heading=h.2p2csry" w:id="28"/>
      <w:bookmarkEnd w:id="28"/>
      <w:r w:rsidDel="00000000" w:rsidR="00000000" w:rsidRPr="00000000">
        <w:rPr>
          <w:rtl w:val="0"/>
        </w:rPr>
        <w:t xml:space="preserve"> Pipeline principal</w:t>
      </w: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ind w:firstLine="709"/>
        <w:rPr>
          <w:color w:val="000000"/>
        </w:rPr>
      </w:pPr>
      <w:r w:rsidDel="00000000" w:rsidR="00000000" w:rsidRPr="00000000">
        <w:rPr>
          <w:color w:val="000000"/>
          <w:rtl w:val="0"/>
        </w:rPr>
        <w:t xml:space="preserve">Describe con un gráfico el flujo de trabajo general de los datos en tu proyecto. Añade o modifica secciones si lo consideras necesario</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pStyle w:val="Heading2"/>
        <w:numPr>
          <w:ilvl w:val="1"/>
          <w:numId w:val="8"/>
        </w:numPr>
        <w:ind w:left="360" w:hanging="360"/>
        <w:rPr/>
      </w:pPr>
      <w:bookmarkStart w:colFirst="0" w:colLast="0" w:name="_heading=h.147n2zr" w:id="29"/>
      <w:bookmarkEnd w:id="29"/>
      <w:r w:rsidDel="00000000" w:rsidR="00000000" w:rsidRPr="00000000">
        <w:rPr>
          <w:rtl w:val="0"/>
        </w:rPr>
        <w:t xml:space="preserve"> Preprocesamiento</w:t>
      </w:r>
    </w:p>
    <w:p w:rsidR="00000000" w:rsidDel="00000000" w:rsidP="00000000" w:rsidRDefault="00000000" w:rsidRPr="00000000" w14:paraId="000001A8">
      <w:pPr>
        <w:pBdr>
          <w:top w:space="0" w:sz="0" w:val="nil"/>
          <w:left w:space="0" w:sz="0" w:val="nil"/>
          <w:bottom w:space="0" w:sz="0" w:val="nil"/>
          <w:right w:space="0" w:sz="0" w:val="nil"/>
          <w:between w:space="0" w:sz="0" w:val="nil"/>
        </w:pBdr>
        <w:ind w:firstLine="709"/>
        <w:rPr>
          <w:color w:val="000000"/>
        </w:rPr>
      </w:pPr>
      <w:r w:rsidDel="00000000" w:rsidR="00000000" w:rsidRPr="00000000">
        <w:rPr>
          <w:color w:val="000000"/>
          <w:rtl w:val="0"/>
        </w:rPr>
        <w:t xml:space="preserve">Describe las alternativas de preprocesamiento de datos que consideraste, aumentación de datos, etc.</w:t>
      </w:r>
    </w:p>
    <w:p w:rsidR="00000000" w:rsidDel="00000000" w:rsidP="00000000" w:rsidRDefault="00000000" w:rsidRPr="00000000" w14:paraId="000001A9">
      <w:pPr>
        <w:pBdr>
          <w:top w:space="0" w:sz="0" w:val="nil"/>
          <w:left w:space="0" w:sz="0" w:val="nil"/>
          <w:bottom w:space="0" w:sz="0" w:val="nil"/>
          <w:right w:space="0" w:sz="0" w:val="nil"/>
          <w:between w:space="0" w:sz="0" w:val="nil"/>
        </w:pBdr>
        <w:ind w:firstLine="709"/>
        <w:rPr>
          <w:color w:val="000000"/>
        </w:rPr>
      </w:pPr>
      <w:r w:rsidDel="00000000" w:rsidR="00000000" w:rsidRPr="00000000">
        <w:rPr>
          <w:rtl w:val="0"/>
        </w:rPr>
      </w:r>
    </w:p>
    <w:p w:rsidR="00000000" w:rsidDel="00000000" w:rsidP="00000000" w:rsidRDefault="00000000" w:rsidRPr="00000000" w14:paraId="000001AA">
      <w:pPr>
        <w:pStyle w:val="Heading2"/>
        <w:numPr>
          <w:ilvl w:val="1"/>
          <w:numId w:val="8"/>
        </w:numPr>
        <w:ind w:left="360" w:hanging="360"/>
        <w:rPr/>
      </w:pPr>
      <w:bookmarkStart w:colFirst="0" w:colLast="0" w:name="_heading=h.3o7alnk" w:id="30"/>
      <w:bookmarkEnd w:id="30"/>
      <w:r w:rsidDel="00000000" w:rsidR="00000000" w:rsidRPr="00000000">
        <w:rPr>
          <w:rtl w:val="0"/>
        </w:rPr>
        <w:t xml:space="preserve">Modelos</w:t>
      </w:r>
    </w:p>
    <w:p w:rsidR="00000000" w:rsidDel="00000000" w:rsidP="00000000" w:rsidRDefault="00000000" w:rsidRPr="00000000" w14:paraId="000001AB">
      <w:pPr>
        <w:pBdr>
          <w:top w:space="0" w:sz="0" w:val="nil"/>
          <w:left w:space="0" w:sz="0" w:val="nil"/>
          <w:bottom w:space="0" w:sz="0" w:val="nil"/>
          <w:right w:space="0" w:sz="0" w:val="nil"/>
          <w:between w:space="0" w:sz="0" w:val="nil"/>
        </w:pBdr>
        <w:ind w:firstLine="709"/>
        <w:rPr>
          <w:color w:val="000000"/>
        </w:rPr>
      </w:pPr>
      <w:r w:rsidDel="00000000" w:rsidR="00000000" w:rsidRPr="00000000">
        <w:rPr>
          <w:color w:val="000000"/>
          <w:rtl w:val="0"/>
        </w:rPr>
        <w:t xml:space="preserve">Describe los distintos modelos que consideraste, sus configuraciones, etc.</w:t>
      </w:r>
    </w:p>
    <w:p w:rsidR="00000000" w:rsidDel="00000000" w:rsidP="00000000" w:rsidRDefault="00000000" w:rsidRPr="00000000" w14:paraId="000001AC">
      <w:pPr>
        <w:pBdr>
          <w:top w:space="0" w:sz="0" w:val="nil"/>
          <w:left w:space="0" w:sz="0" w:val="nil"/>
          <w:bottom w:space="0" w:sz="0" w:val="nil"/>
          <w:right w:space="0" w:sz="0" w:val="nil"/>
          <w:between w:space="0" w:sz="0" w:val="nil"/>
        </w:pBdr>
        <w:ind w:firstLine="709"/>
        <w:rPr>
          <w:color w:val="000000"/>
        </w:rPr>
      </w:pPr>
      <w:r w:rsidDel="00000000" w:rsidR="00000000" w:rsidRPr="00000000">
        <w:rPr>
          <w:rtl w:val="0"/>
        </w:rPr>
      </w:r>
    </w:p>
    <w:p w:rsidR="00000000" w:rsidDel="00000000" w:rsidP="00000000" w:rsidRDefault="00000000" w:rsidRPr="00000000" w14:paraId="000001AD">
      <w:pPr>
        <w:pStyle w:val="Heading2"/>
        <w:numPr>
          <w:ilvl w:val="1"/>
          <w:numId w:val="8"/>
        </w:numPr>
        <w:ind w:left="360" w:hanging="360"/>
        <w:rPr/>
      </w:pPr>
      <w:bookmarkStart w:colFirst="0" w:colLast="0" w:name="_heading=h.23ckvvd" w:id="31"/>
      <w:bookmarkEnd w:id="31"/>
      <w:r w:rsidDel="00000000" w:rsidR="00000000" w:rsidRPr="00000000">
        <w:rPr>
          <w:rtl w:val="0"/>
        </w:rPr>
        <w:t xml:space="preserve">Métricas</w:t>
      </w:r>
    </w:p>
    <w:p w:rsidR="00000000" w:rsidDel="00000000" w:rsidP="00000000" w:rsidRDefault="00000000" w:rsidRPr="00000000" w14:paraId="000001AE">
      <w:pPr>
        <w:pBdr>
          <w:top w:space="0" w:sz="0" w:val="nil"/>
          <w:left w:space="0" w:sz="0" w:val="nil"/>
          <w:bottom w:space="0" w:sz="0" w:val="nil"/>
          <w:right w:space="0" w:sz="0" w:val="nil"/>
          <w:between w:space="0" w:sz="0" w:val="nil"/>
        </w:pBdr>
        <w:ind w:firstLine="709"/>
        <w:rPr>
          <w:color w:val="000000"/>
        </w:rPr>
      </w:pPr>
      <w:r w:rsidDel="00000000" w:rsidR="00000000" w:rsidRPr="00000000">
        <w:rPr>
          <w:color w:val="000000"/>
          <w:rtl w:val="0"/>
        </w:rPr>
        <w:t xml:space="preserve">Describe cómo calculas las métricas de desempeño ML y de negocio (Por ejemplo: con qué funciones de sklearn, tensorflow, etc.)</w:t>
      </w:r>
    </w:p>
    <w:p w:rsidR="00000000" w:rsidDel="00000000" w:rsidP="00000000" w:rsidRDefault="00000000" w:rsidRPr="00000000" w14:paraId="000001AF">
      <w:pPr>
        <w:pBdr>
          <w:top w:space="0" w:sz="0" w:val="nil"/>
          <w:left w:space="0" w:sz="0" w:val="nil"/>
          <w:bottom w:space="0" w:sz="0" w:val="nil"/>
          <w:right w:space="0" w:sz="0" w:val="nil"/>
          <w:between w:space="0" w:sz="0" w:val="nil"/>
        </w:pBdr>
        <w:ind w:firstLine="709"/>
        <w:rPr>
          <w:color w:val="000000"/>
        </w:rPr>
      </w:pPr>
      <w:r w:rsidDel="00000000" w:rsidR="00000000" w:rsidRPr="00000000">
        <w:rPr>
          <w:rtl w:val="0"/>
        </w:rPr>
      </w:r>
    </w:p>
    <w:p w:rsidR="00000000" w:rsidDel="00000000" w:rsidP="00000000" w:rsidRDefault="00000000" w:rsidRPr="00000000" w14:paraId="000001B0">
      <w:pPr>
        <w:spacing w:after="160" w:line="259"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1B1">
      <w:pPr>
        <w:pStyle w:val="Heading1"/>
        <w:numPr>
          <w:ilvl w:val="0"/>
          <w:numId w:val="8"/>
        </w:numPr>
        <w:ind w:left="360" w:hanging="360"/>
        <w:rPr/>
      </w:pPr>
      <w:bookmarkStart w:colFirst="0" w:colLast="0" w:name="_heading=h.ihv636" w:id="32"/>
      <w:bookmarkEnd w:id="32"/>
      <w:r w:rsidDel="00000000" w:rsidR="00000000" w:rsidRPr="00000000">
        <w:rPr>
          <w:rtl w:val="0"/>
        </w:rPr>
        <w:t xml:space="preserve">Metodología</w:t>
      </w:r>
    </w:p>
    <w:p w:rsidR="00000000" w:rsidDel="00000000" w:rsidP="00000000" w:rsidRDefault="00000000" w:rsidRPr="00000000" w14:paraId="000001B2">
      <w:pPr>
        <w:pStyle w:val="Heading2"/>
        <w:numPr>
          <w:ilvl w:val="1"/>
          <w:numId w:val="8"/>
        </w:numPr>
        <w:ind w:left="360" w:hanging="360"/>
        <w:rPr/>
      </w:pPr>
      <w:bookmarkStart w:colFirst="0" w:colLast="0" w:name="_heading=h.32hioqz" w:id="33"/>
      <w:bookmarkEnd w:id="33"/>
      <w:r w:rsidDel="00000000" w:rsidR="00000000" w:rsidRPr="00000000">
        <w:rPr>
          <w:rtl w:val="0"/>
        </w:rPr>
        <w:t xml:space="preserve"> Baseline</w:t>
      </w:r>
    </w:p>
    <w:p w:rsidR="00000000" w:rsidDel="00000000" w:rsidP="00000000" w:rsidRDefault="00000000" w:rsidRPr="00000000" w14:paraId="000001B3">
      <w:pPr>
        <w:pBdr>
          <w:top w:space="0" w:sz="0" w:val="nil"/>
          <w:left w:space="0" w:sz="0" w:val="nil"/>
          <w:bottom w:space="0" w:sz="0" w:val="nil"/>
          <w:right w:space="0" w:sz="0" w:val="nil"/>
          <w:between w:space="0" w:sz="0" w:val="nil"/>
        </w:pBdr>
        <w:ind w:firstLine="709"/>
        <w:rPr>
          <w:color w:val="000000"/>
        </w:rPr>
      </w:pPr>
      <w:r w:rsidDel="00000000" w:rsidR="00000000" w:rsidRPr="00000000">
        <w:rPr>
          <w:color w:val="000000"/>
          <w:rtl w:val="0"/>
        </w:rPr>
        <w:t xml:space="preserve">Describe tu primera iteración, sus resultados y los problemas técnicos que tuviste que resolver</w:t>
      </w:r>
    </w:p>
    <w:p w:rsidR="00000000" w:rsidDel="00000000" w:rsidP="00000000" w:rsidRDefault="00000000" w:rsidRPr="00000000" w14:paraId="000001B4">
      <w:pPr>
        <w:pBdr>
          <w:top w:space="0" w:sz="0" w:val="nil"/>
          <w:left w:space="0" w:sz="0" w:val="nil"/>
          <w:bottom w:space="0" w:sz="0" w:val="nil"/>
          <w:right w:space="0" w:sz="0" w:val="nil"/>
          <w:between w:space="0" w:sz="0" w:val="nil"/>
        </w:pBdr>
        <w:ind w:firstLine="709"/>
        <w:rPr>
          <w:color w:val="000000"/>
        </w:rPr>
      </w:pPr>
      <w:r w:rsidDel="00000000" w:rsidR="00000000" w:rsidRPr="00000000">
        <w:rPr>
          <w:rtl w:val="0"/>
        </w:rPr>
      </w:r>
    </w:p>
    <w:p w:rsidR="00000000" w:rsidDel="00000000" w:rsidP="00000000" w:rsidRDefault="00000000" w:rsidRPr="00000000" w14:paraId="000001B5">
      <w:pPr>
        <w:pStyle w:val="Heading2"/>
        <w:numPr>
          <w:ilvl w:val="1"/>
          <w:numId w:val="8"/>
        </w:numPr>
        <w:ind w:left="360" w:hanging="360"/>
        <w:rPr/>
      </w:pPr>
      <w:bookmarkStart w:colFirst="0" w:colLast="0" w:name="_heading=h.1hmsyys" w:id="34"/>
      <w:bookmarkEnd w:id="34"/>
      <w:r w:rsidDel="00000000" w:rsidR="00000000" w:rsidRPr="00000000">
        <w:rPr>
          <w:rtl w:val="0"/>
        </w:rPr>
        <w:t xml:space="preserve"> Validación</w:t>
      </w:r>
    </w:p>
    <w:p w:rsidR="00000000" w:rsidDel="00000000" w:rsidP="00000000" w:rsidRDefault="00000000" w:rsidRPr="00000000" w14:paraId="000001B6">
      <w:pPr>
        <w:pBdr>
          <w:top w:space="0" w:sz="0" w:val="nil"/>
          <w:left w:space="0" w:sz="0" w:val="nil"/>
          <w:bottom w:space="0" w:sz="0" w:val="nil"/>
          <w:right w:space="0" w:sz="0" w:val="nil"/>
          <w:between w:space="0" w:sz="0" w:val="nil"/>
        </w:pBdr>
        <w:ind w:firstLine="709"/>
        <w:rPr>
          <w:color w:val="000000"/>
        </w:rPr>
      </w:pPr>
      <w:r w:rsidDel="00000000" w:rsidR="00000000" w:rsidRPr="00000000">
        <w:rPr>
          <w:color w:val="000000"/>
          <w:rtl w:val="0"/>
        </w:rPr>
        <w:t xml:space="preserve">Describe tu proceso de validación, particiones de train/test/validación, etc.</w:t>
      </w:r>
    </w:p>
    <w:p w:rsidR="00000000" w:rsidDel="00000000" w:rsidP="00000000" w:rsidRDefault="00000000" w:rsidRPr="00000000" w14:paraId="000001B7">
      <w:pPr>
        <w:pBdr>
          <w:top w:space="0" w:sz="0" w:val="nil"/>
          <w:left w:space="0" w:sz="0" w:val="nil"/>
          <w:bottom w:space="0" w:sz="0" w:val="nil"/>
          <w:right w:space="0" w:sz="0" w:val="nil"/>
          <w:between w:space="0" w:sz="0" w:val="nil"/>
        </w:pBdr>
        <w:spacing w:line="240" w:lineRule="auto"/>
        <w:ind w:left="360" w:firstLine="0"/>
        <w:jc w:val="left"/>
        <w:rPr>
          <w:color w:val="000000"/>
        </w:rPr>
      </w:pPr>
      <w:r w:rsidDel="00000000" w:rsidR="00000000" w:rsidRPr="00000000">
        <w:rPr>
          <w:rtl w:val="0"/>
        </w:rPr>
      </w:r>
    </w:p>
    <w:p w:rsidR="00000000" w:rsidDel="00000000" w:rsidP="00000000" w:rsidRDefault="00000000" w:rsidRPr="00000000" w14:paraId="000001B8">
      <w:pPr>
        <w:pStyle w:val="Heading2"/>
        <w:numPr>
          <w:ilvl w:val="1"/>
          <w:numId w:val="8"/>
        </w:numPr>
        <w:ind w:left="360" w:hanging="360"/>
        <w:rPr/>
      </w:pPr>
      <w:bookmarkStart w:colFirst="0" w:colLast="0" w:name="_heading=h.41mghml" w:id="35"/>
      <w:bookmarkEnd w:id="35"/>
      <w:r w:rsidDel="00000000" w:rsidR="00000000" w:rsidRPr="00000000">
        <w:rPr>
          <w:rtl w:val="0"/>
        </w:rPr>
        <w:t xml:space="preserve"> Iteraciones y evolución</w:t>
      </w:r>
    </w:p>
    <w:p w:rsidR="00000000" w:rsidDel="00000000" w:rsidP="00000000" w:rsidRDefault="00000000" w:rsidRPr="00000000" w14:paraId="000001B9">
      <w:pPr>
        <w:pBdr>
          <w:top w:space="0" w:sz="0" w:val="nil"/>
          <w:left w:space="0" w:sz="0" w:val="nil"/>
          <w:bottom w:space="0" w:sz="0" w:val="nil"/>
          <w:right w:space="0" w:sz="0" w:val="nil"/>
          <w:between w:space="0" w:sz="0" w:val="nil"/>
        </w:pBdr>
        <w:ind w:firstLine="709"/>
        <w:rPr>
          <w:color w:val="000000"/>
        </w:rPr>
      </w:pPr>
      <w:r w:rsidDel="00000000" w:rsidR="00000000" w:rsidRPr="00000000">
        <w:rPr>
          <w:color w:val="000000"/>
          <w:rtl w:val="0"/>
        </w:rPr>
        <w:t xml:space="preserve">Describe en qué te enfocaste en las iteraciones subsiguientes. No es necesario hacer un listado exhaustivo de las iteraciones, pero sí has de describir qué perseguías y qué obtuviste con cada grupo de iteraciones. P.ej. primero hicimos un conjunto de iteraciones para definir las opciones de preprocesamiento, luego hicimos unas iteraciones probando distintos modelos de tal tipo, etc. </w:t>
      </w:r>
    </w:p>
    <w:p w:rsidR="00000000" w:rsidDel="00000000" w:rsidP="00000000" w:rsidRDefault="00000000" w:rsidRPr="00000000" w14:paraId="000001BA">
      <w:pPr>
        <w:pBdr>
          <w:top w:space="0" w:sz="0" w:val="nil"/>
          <w:left w:space="0" w:sz="0" w:val="nil"/>
          <w:bottom w:space="0" w:sz="0" w:val="nil"/>
          <w:right w:space="0" w:sz="0" w:val="nil"/>
          <w:between w:space="0" w:sz="0" w:val="nil"/>
        </w:pBdr>
        <w:ind w:left="360" w:firstLine="0"/>
        <w:rPr>
          <w:color w:val="000000"/>
        </w:rPr>
      </w:pPr>
      <w:r w:rsidDel="00000000" w:rsidR="00000000" w:rsidRPr="00000000">
        <w:rPr>
          <w:rtl w:val="0"/>
        </w:rPr>
      </w:r>
    </w:p>
    <w:p w:rsidR="00000000" w:rsidDel="00000000" w:rsidP="00000000" w:rsidRDefault="00000000" w:rsidRPr="00000000" w14:paraId="000001BB">
      <w:pPr>
        <w:pStyle w:val="Heading2"/>
        <w:rPr/>
      </w:pPr>
      <w:bookmarkStart w:colFirst="0" w:colLast="0" w:name="_heading=h.2grqrue" w:id="36"/>
      <w:bookmarkEnd w:id="36"/>
      <w:r w:rsidDel="00000000" w:rsidR="00000000" w:rsidRPr="00000000">
        <w:rPr>
          <w:rtl w:val="0"/>
        </w:rPr>
        <w:t xml:space="preserve">5.4 Herramientas</w:t>
      </w:r>
    </w:p>
    <w:p w:rsidR="00000000" w:rsidDel="00000000" w:rsidP="00000000" w:rsidRDefault="00000000" w:rsidRPr="00000000" w14:paraId="000001BC">
      <w:pPr>
        <w:pBdr>
          <w:top w:space="0" w:sz="0" w:val="nil"/>
          <w:left w:space="0" w:sz="0" w:val="nil"/>
          <w:bottom w:space="0" w:sz="0" w:val="nil"/>
          <w:right w:space="0" w:sz="0" w:val="nil"/>
          <w:between w:space="0" w:sz="0" w:val="nil"/>
        </w:pBdr>
        <w:ind w:firstLine="709"/>
        <w:rPr>
          <w:color w:val="000000"/>
        </w:rPr>
      </w:pPr>
      <w:r w:rsidDel="00000000" w:rsidR="00000000" w:rsidRPr="00000000">
        <w:rPr>
          <w:color w:val="000000"/>
          <w:rtl w:val="0"/>
        </w:rPr>
        <w:t xml:space="preserve">Menciona las herramientas que usaste para tu proyecto</w:t>
      </w:r>
    </w:p>
    <w:p w:rsidR="00000000" w:rsidDel="00000000" w:rsidP="00000000" w:rsidRDefault="00000000" w:rsidRPr="00000000" w14:paraId="000001BD">
      <w:pPr>
        <w:pBdr>
          <w:top w:space="0" w:sz="0" w:val="nil"/>
          <w:left w:space="0" w:sz="0" w:val="nil"/>
          <w:bottom w:space="0" w:sz="0" w:val="nil"/>
          <w:right w:space="0" w:sz="0" w:val="nil"/>
          <w:between w:space="0" w:sz="0" w:val="nil"/>
        </w:pBdr>
        <w:ind w:firstLine="709"/>
        <w:rPr>
          <w:color w:val="000000"/>
        </w:rPr>
      </w:pPr>
      <w:r w:rsidDel="00000000" w:rsidR="00000000" w:rsidRPr="00000000">
        <w:rPr>
          <w:rtl w:val="0"/>
        </w:rPr>
      </w:r>
    </w:p>
    <w:p w:rsidR="00000000" w:rsidDel="00000000" w:rsidP="00000000" w:rsidRDefault="00000000" w:rsidRPr="00000000" w14:paraId="000001BE">
      <w:pPr>
        <w:spacing w:after="160" w:line="259"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1BF">
      <w:pPr>
        <w:pStyle w:val="Heading1"/>
        <w:numPr>
          <w:ilvl w:val="0"/>
          <w:numId w:val="8"/>
        </w:numPr>
        <w:ind w:left="360" w:hanging="360"/>
        <w:rPr/>
      </w:pPr>
      <w:bookmarkStart w:colFirst="0" w:colLast="0" w:name="_heading=h.vx1227" w:id="37"/>
      <w:bookmarkEnd w:id="37"/>
      <w:r w:rsidDel="00000000" w:rsidR="00000000" w:rsidRPr="00000000">
        <w:rPr>
          <w:rtl w:val="0"/>
        </w:rPr>
        <w:t xml:space="preserve">Resultados y discusión</w:t>
      </w:r>
    </w:p>
    <w:p w:rsidR="00000000" w:rsidDel="00000000" w:rsidP="00000000" w:rsidRDefault="00000000" w:rsidRPr="00000000" w14:paraId="000001C0">
      <w:pPr>
        <w:ind w:firstLine="708"/>
        <w:rPr/>
      </w:pPr>
      <w:r w:rsidDel="00000000" w:rsidR="00000000" w:rsidRPr="00000000">
        <w:rPr>
          <w:rtl w:val="0"/>
        </w:rPr>
      </w:r>
    </w:p>
    <w:p w:rsidR="00000000" w:rsidDel="00000000" w:rsidP="00000000" w:rsidRDefault="00000000" w:rsidRPr="00000000" w14:paraId="000001C1">
      <w:pPr>
        <w:ind w:firstLine="708"/>
        <w:rPr/>
      </w:pPr>
      <w:r w:rsidDel="00000000" w:rsidR="00000000" w:rsidRPr="00000000">
        <w:rPr>
          <w:rtl w:val="0"/>
        </w:rPr>
        <w:t xml:space="preserve">En los resultados se comunican los hallazgos y descubrimientos del estudio. Se incluyen tablas, figuras, diagramas y demás material demostrativo. Al narrar descriptivamente una figura, tabla, etc., en un párrafo, puedes insertar una referencia cruzada, es decir, un hipervínculo al elemento mencionado dentro o fuera de paréntesis, ejemplos: estos resultados se muestran en la </w:t>
      </w:r>
      <w:r w:rsidDel="00000000" w:rsidR="00000000" w:rsidRPr="00000000">
        <w:rPr>
          <w:b w:val="1"/>
          <w:rtl w:val="0"/>
        </w:rPr>
        <w:t xml:space="preserve">Tabla 1</w:t>
      </w:r>
      <w:r w:rsidDel="00000000" w:rsidR="00000000" w:rsidRPr="00000000">
        <w:rPr>
          <w:rtl w:val="0"/>
        </w:rPr>
        <w:t xml:space="preserve">. Igualmente, los datos son validados con otros instrumentos (</w:t>
      </w:r>
      <w:r w:rsidDel="00000000" w:rsidR="00000000" w:rsidRPr="00000000">
        <w:rPr>
          <w:b w:val="1"/>
          <w:rtl w:val="0"/>
        </w:rPr>
        <w:t xml:space="preserve">Tabla 2</w:t>
      </w:r>
      <w:r w:rsidDel="00000000" w:rsidR="00000000" w:rsidRPr="00000000">
        <w:rPr>
          <w:rtl w:val="0"/>
        </w:rPr>
        <w:t xml:space="preserve">, </w:t>
      </w:r>
      <w:r w:rsidDel="00000000" w:rsidR="00000000" w:rsidRPr="00000000">
        <w:rPr>
          <w:b w:val="1"/>
          <w:rtl w:val="0"/>
        </w:rPr>
        <w:t xml:space="preserve">Tabla 3</w:t>
      </w:r>
      <w:r w:rsidDel="00000000" w:rsidR="00000000" w:rsidRPr="00000000">
        <w:rPr>
          <w:rtl w:val="0"/>
        </w:rPr>
        <w:t xml:space="preserve">). Lineamientos que se establecen en la nueva versión de las Normas APA séptima edición (</w:t>
      </w:r>
      <w:r w:rsidDel="00000000" w:rsidR="00000000" w:rsidRPr="00000000">
        <w:rPr>
          <w:b w:val="1"/>
          <w:rtl w:val="0"/>
        </w:rPr>
        <w:t xml:space="preserve">Figura 1</w:t>
      </w:r>
      <w:r w:rsidDel="00000000" w:rsidR="00000000" w:rsidRPr="00000000">
        <w:rPr>
          <w:rtl w:val="0"/>
        </w:rPr>
        <w:t xml:space="preserve">). La producción intelectual institucional se publica en el Repositorio (</w:t>
      </w:r>
      <w:r w:rsidDel="00000000" w:rsidR="00000000" w:rsidRPr="00000000">
        <w:rPr>
          <w:b w:val="1"/>
          <w:rtl w:val="0"/>
        </w:rPr>
        <w:t xml:space="preserve">Figura 2</w:t>
      </w:r>
      <w:r w:rsidDel="00000000" w:rsidR="00000000" w:rsidRPr="00000000">
        <w:rPr>
          <w:rtl w:val="0"/>
        </w:rPr>
        <w:t xml:space="preserve">).</w:t>
      </w:r>
    </w:p>
    <w:p w:rsidR="00000000" w:rsidDel="00000000" w:rsidP="00000000" w:rsidRDefault="00000000" w:rsidRPr="00000000" w14:paraId="000001C2">
      <w:pPr>
        <w:spacing w:line="240" w:lineRule="auto"/>
        <w:jc w:val="left"/>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ind w:firstLine="709"/>
        <w:rPr>
          <w:color w:val="000000"/>
        </w:rPr>
      </w:pPr>
      <w:r w:rsidDel="00000000" w:rsidR="00000000" w:rsidRPr="00000000">
        <w:rPr>
          <w:color w:val="000000"/>
          <w:rtl w:val="0"/>
        </w:rPr>
        <w:t xml:space="preserve">La discusión es la interpretación crítica y el análisis de los resultados, que surgen de las preguntas de investigación.</w:t>
      </w:r>
    </w:p>
    <w:p w:rsidR="00000000" w:rsidDel="00000000" w:rsidP="00000000" w:rsidRDefault="00000000" w:rsidRPr="00000000" w14:paraId="000001C4">
      <w:pPr>
        <w:spacing w:line="240" w:lineRule="auto"/>
        <w:jc w:val="left"/>
        <w:rPr/>
      </w:pPr>
      <w:r w:rsidDel="00000000" w:rsidR="00000000" w:rsidRPr="00000000">
        <w:rPr>
          <w:rtl w:val="0"/>
        </w:rPr>
      </w:r>
    </w:p>
    <w:p w:rsidR="00000000" w:rsidDel="00000000" w:rsidP="00000000" w:rsidRDefault="00000000" w:rsidRPr="00000000" w14:paraId="000001C5">
      <w:pPr>
        <w:pStyle w:val="Heading2"/>
        <w:numPr>
          <w:ilvl w:val="1"/>
          <w:numId w:val="8"/>
        </w:numPr>
        <w:ind w:left="360" w:hanging="360"/>
        <w:rPr/>
      </w:pPr>
      <w:bookmarkStart w:colFirst="0" w:colLast="0" w:name="_heading=h.3fwokq0" w:id="38"/>
      <w:bookmarkEnd w:id="38"/>
      <w:r w:rsidDel="00000000" w:rsidR="00000000" w:rsidRPr="00000000">
        <w:rPr>
          <w:rtl w:val="0"/>
        </w:rPr>
        <w:t xml:space="preserve"> Métricas</w:t>
      </w:r>
    </w:p>
    <w:p w:rsidR="00000000" w:rsidDel="00000000" w:rsidP="00000000" w:rsidRDefault="00000000" w:rsidRPr="00000000" w14:paraId="000001C6">
      <w:pPr>
        <w:pBdr>
          <w:top w:space="0" w:sz="0" w:val="nil"/>
          <w:left w:space="0" w:sz="0" w:val="nil"/>
          <w:bottom w:space="0" w:sz="0" w:val="nil"/>
          <w:right w:space="0" w:sz="0" w:val="nil"/>
          <w:between w:space="0" w:sz="0" w:val="nil"/>
        </w:pBdr>
        <w:ind w:firstLine="709"/>
        <w:rPr>
          <w:color w:val="000000"/>
        </w:rPr>
      </w:pPr>
      <w:r w:rsidDel="00000000" w:rsidR="00000000" w:rsidRPr="00000000">
        <w:rPr>
          <w:color w:val="000000"/>
          <w:rtl w:val="0"/>
        </w:rPr>
        <w:t xml:space="preserve">Describe los resultados numéricos de las métricas de las iteraciones que consideres más relevantes, junto con las configuraciones. Usa tablas o gráficas siguiendo el formato mostrado a continuación.</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pStyle w:val="Heading2"/>
        <w:numPr>
          <w:ilvl w:val="1"/>
          <w:numId w:val="8"/>
        </w:numPr>
        <w:ind w:left="360" w:hanging="360"/>
        <w:rPr/>
      </w:pPr>
      <w:bookmarkStart w:colFirst="0" w:colLast="0" w:name="_heading=h.1v1yuxt" w:id="39"/>
      <w:bookmarkEnd w:id="39"/>
      <w:r w:rsidDel="00000000" w:rsidR="00000000" w:rsidRPr="00000000">
        <w:rPr>
          <w:rtl w:val="0"/>
        </w:rPr>
        <w:t xml:space="preserve"> Evaluación cualitativa</w:t>
      </w:r>
    </w:p>
    <w:p w:rsidR="00000000" w:rsidDel="00000000" w:rsidP="00000000" w:rsidRDefault="00000000" w:rsidRPr="00000000" w14:paraId="000001C9">
      <w:pPr>
        <w:pBdr>
          <w:top w:space="0" w:sz="0" w:val="nil"/>
          <w:left w:space="0" w:sz="0" w:val="nil"/>
          <w:bottom w:space="0" w:sz="0" w:val="nil"/>
          <w:right w:space="0" w:sz="0" w:val="nil"/>
          <w:between w:space="0" w:sz="0" w:val="nil"/>
        </w:pBdr>
        <w:ind w:firstLine="709"/>
        <w:rPr>
          <w:color w:val="000000"/>
        </w:rPr>
      </w:pPr>
      <w:r w:rsidDel="00000000" w:rsidR="00000000" w:rsidRPr="00000000">
        <w:rPr>
          <w:color w:val="000000"/>
          <w:rtl w:val="0"/>
        </w:rPr>
        <w:t xml:space="preserve">Realiza una evaluación cualitativa de los resultados, indicando casos de overfitting, underfitting, utilidad de los resultados, relación obtenida entre la métrica de ML y la de negocio, etc.</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pStyle w:val="Heading2"/>
        <w:numPr>
          <w:ilvl w:val="1"/>
          <w:numId w:val="8"/>
        </w:numPr>
        <w:ind w:left="360" w:hanging="360"/>
        <w:rPr/>
      </w:pPr>
      <w:bookmarkStart w:colFirst="0" w:colLast="0" w:name="_heading=h.4f1mdlm" w:id="40"/>
      <w:bookmarkEnd w:id="40"/>
      <w:r w:rsidDel="00000000" w:rsidR="00000000" w:rsidRPr="00000000">
        <w:rPr>
          <w:rtl w:val="0"/>
        </w:rPr>
        <w:t xml:space="preserve"> Consideraciones de producción</w:t>
      </w:r>
    </w:p>
    <w:p w:rsidR="00000000" w:rsidDel="00000000" w:rsidP="00000000" w:rsidRDefault="00000000" w:rsidRPr="00000000" w14:paraId="000001CC">
      <w:pPr>
        <w:ind w:firstLine="708"/>
        <w:rPr/>
      </w:pPr>
      <w:r w:rsidDel="00000000" w:rsidR="00000000" w:rsidRPr="00000000">
        <w:rPr>
          <w:rtl w:val="0"/>
        </w:rPr>
        <w:t xml:space="preserve">Menciona consideraciones técnicas de una posible puesta en producción. Por ejemplo:  condiciones de monitoreo del desempeño de los modelos, integración con streams de datos, servicios en la nube, etc.</w:t>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line="24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after="120" w:line="240" w:lineRule="auto"/>
        <w:jc w:val="left"/>
        <w:rPr>
          <w:b w:val="1"/>
          <w:i w:val="1"/>
          <w:color w:val="000000"/>
        </w:rPr>
      </w:pPr>
      <w:bookmarkStart w:colFirst="0" w:colLast="0" w:name="_heading=h.2u6wntf" w:id="41"/>
      <w:bookmarkEnd w:id="41"/>
      <w:r w:rsidDel="00000000" w:rsidR="00000000" w:rsidRPr="00000000">
        <w:rPr>
          <w:b w:val="1"/>
          <w:color w:val="000000"/>
          <w:rtl w:val="0"/>
        </w:rPr>
        <w:t xml:space="preserve">Tabla 1 </w:t>
      </w:r>
      <w:r w:rsidDel="00000000" w:rsidR="00000000" w:rsidRPr="00000000">
        <w:rPr>
          <w:i w:val="1"/>
          <w:color w:val="000000"/>
          <w:rtl w:val="0"/>
        </w:rPr>
        <w:br w:type="textWrapping"/>
        <w:t xml:space="preserve">Resultados del test PBQ-SF (Personality Belief Questionnaire Short Form)</w:t>
      </w:r>
      <w:r w:rsidDel="00000000" w:rsidR="00000000" w:rsidRPr="00000000">
        <w:rPr>
          <w:rtl w:val="0"/>
        </w:rPr>
      </w:r>
    </w:p>
    <w:tbl>
      <w:tblPr>
        <w:tblStyle w:val="Table3"/>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4"/>
        <w:gridCol w:w="1985"/>
        <w:gridCol w:w="1559"/>
        <w:gridCol w:w="1843"/>
        <w:tblGridChange w:id="0">
          <w:tblGrid>
            <w:gridCol w:w="3964"/>
            <w:gridCol w:w="1985"/>
            <w:gridCol w:w="1559"/>
            <w:gridCol w:w="1843"/>
          </w:tblGrid>
        </w:tblGridChange>
      </w:tblGrid>
      <w:tr>
        <w:trPr>
          <w:cantSplit w:val="0"/>
          <w:trHeight w:val="114" w:hRule="atLeast"/>
          <w:tblHeader w:val="0"/>
        </w:trPr>
        <w:tc>
          <w:tcPr>
            <w:tcBorders>
              <w:top w:color="000000" w:space="0" w:sz="4" w:val="single"/>
              <w:bottom w:color="000000" w:space="0" w:sz="4" w:val="single"/>
            </w:tcBorders>
            <w:vAlign w:val="center"/>
          </w:tcPr>
          <w:p w:rsidR="00000000" w:rsidDel="00000000" w:rsidP="00000000" w:rsidRDefault="00000000" w:rsidRPr="00000000" w14:paraId="000001CF">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Trastornos</w:t>
            </w:r>
          </w:p>
        </w:tc>
        <w:tc>
          <w:tcPr>
            <w:tcBorders>
              <w:top w:color="000000" w:space="0" w:sz="4" w:val="single"/>
              <w:bottom w:color="000000" w:space="0" w:sz="4" w:val="single"/>
            </w:tcBorders>
            <w:vAlign w:val="center"/>
          </w:tcPr>
          <w:p w:rsidR="00000000" w:rsidDel="00000000" w:rsidP="00000000" w:rsidRDefault="00000000" w:rsidRPr="00000000" w14:paraId="000001D0">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Puntaje</w:t>
            </w:r>
          </w:p>
        </w:tc>
        <w:tc>
          <w:tcPr>
            <w:tcBorders>
              <w:top w:color="000000" w:space="0" w:sz="4" w:val="single"/>
              <w:bottom w:color="000000" w:space="0" w:sz="4" w:val="single"/>
            </w:tcBorders>
            <w:vAlign w:val="center"/>
          </w:tcPr>
          <w:p w:rsidR="00000000" w:rsidDel="00000000" w:rsidP="00000000" w:rsidRDefault="00000000" w:rsidRPr="00000000" w14:paraId="000001D1">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Media *</w:t>
            </w:r>
          </w:p>
        </w:tc>
        <w:tc>
          <w:tcPr>
            <w:tcBorders>
              <w:top w:color="000000" w:space="0" w:sz="4" w:val="single"/>
              <w:bottom w:color="000000" w:space="0" w:sz="4" w:val="single"/>
            </w:tcBorders>
            <w:vAlign w:val="center"/>
          </w:tcPr>
          <w:p w:rsidR="00000000" w:rsidDel="00000000" w:rsidP="00000000" w:rsidRDefault="00000000" w:rsidRPr="00000000" w14:paraId="000001D2">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Desviación *</w:t>
            </w:r>
          </w:p>
        </w:tc>
      </w:tr>
      <w:tr>
        <w:trPr>
          <w:cantSplit w:val="0"/>
          <w:tblHeader w:val="0"/>
        </w:trPr>
        <w:tc>
          <w:tcPr>
            <w:tcBorders>
              <w:top w:color="000000" w:space="0" w:sz="4" w:val="single"/>
            </w:tcBorders>
            <w:vAlign w:val="center"/>
          </w:tcPr>
          <w:p w:rsidR="00000000" w:rsidDel="00000000" w:rsidP="00000000" w:rsidRDefault="00000000" w:rsidRPr="00000000" w14:paraId="000001D3">
            <w:pPr>
              <w:pBdr>
                <w:top w:space="0" w:sz="0" w:val="nil"/>
                <w:left w:space="0" w:sz="0" w:val="nil"/>
                <w:bottom w:space="0" w:sz="0" w:val="nil"/>
                <w:right w:space="0" w:sz="0" w:val="nil"/>
                <w:between w:space="0" w:sz="0" w:val="nil"/>
              </w:pBdr>
              <w:spacing w:after="40" w:before="40" w:lineRule="auto"/>
              <w:jc w:val="left"/>
              <w:rPr>
                <w:color w:val="000000"/>
              </w:rPr>
            </w:pPr>
            <w:r w:rsidDel="00000000" w:rsidR="00000000" w:rsidRPr="00000000">
              <w:rPr>
                <w:color w:val="000000"/>
                <w:rtl w:val="0"/>
              </w:rPr>
              <w:t xml:space="preserve">Esquizoide</w:t>
            </w:r>
          </w:p>
        </w:tc>
        <w:tc>
          <w:tcPr>
            <w:tcBorders>
              <w:top w:color="000000" w:space="0" w:sz="4" w:val="single"/>
            </w:tcBorders>
            <w:vAlign w:val="center"/>
          </w:tcPr>
          <w:p w:rsidR="00000000" w:rsidDel="00000000" w:rsidP="00000000" w:rsidRDefault="00000000" w:rsidRPr="00000000" w14:paraId="000001D4">
            <w:pPr>
              <w:pBdr>
                <w:top w:space="0" w:sz="0" w:val="nil"/>
                <w:left w:space="0" w:sz="0" w:val="nil"/>
                <w:bottom w:space="0" w:sz="0" w:val="nil"/>
                <w:right w:space="0" w:sz="0" w:val="nil"/>
                <w:between w:space="0" w:sz="0" w:val="nil"/>
              </w:pBdr>
              <w:spacing w:after="40" w:before="40" w:lineRule="auto"/>
              <w:jc w:val="center"/>
              <w:rPr>
                <w:color w:val="000000"/>
              </w:rPr>
            </w:pPr>
            <w:r w:rsidDel="00000000" w:rsidR="00000000" w:rsidRPr="00000000">
              <w:rPr>
                <w:color w:val="000000"/>
                <w:rtl w:val="0"/>
              </w:rPr>
              <w:t xml:space="preserve">2.1</w:t>
            </w:r>
          </w:p>
        </w:tc>
        <w:tc>
          <w:tcPr>
            <w:tcBorders>
              <w:top w:color="000000" w:space="0" w:sz="4" w:val="single"/>
            </w:tcBorders>
            <w:vAlign w:val="center"/>
          </w:tcPr>
          <w:p w:rsidR="00000000" w:rsidDel="00000000" w:rsidP="00000000" w:rsidRDefault="00000000" w:rsidRPr="00000000" w14:paraId="000001D5">
            <w:pPr>
              <w:pBdr>
                <w:top w:space="0" w:sz="0" w:val="nil"/>
                <w:left w:space="0" w:sz="0" w:val="nil"/>
                <w:bottom w:space="0" w:sz="0" w:val="nil"/>
                <w:right w:space="0" w:sz="0" w:val="nil"/>
                <w:between w:space="0" w:sz="0" w:val="nil"/>
              </w:pBdr>
              <w:spacing w:after="40" w:before="40" w:lineRule="auto"/>
              <w:jc w:val="center"/>
              <w:rPr>
                <w:color w:val="000000"/>
              </w:rPr>
            </w:pPr>
            <w:r w:rsidDel="00000000" w:rsidR="00000000" w:rsidRPr="00000000">
              <w:rPr>
                <w:color w:val="000000"/>
                <w:rtl w:val="0"/>
              </w:rPr>
              <w:t xml:space="preserve">11.8</w:t>
            </w:r>
          </w:p>
        </w:tc>
        <w:tc>
          <w:tcPr>
            <w:tcBorders>
              <w:top w:color="000000" w:space="0" w:sz="4" w:val="single"/>
            </w:tcBorders>
            <w:vAlign w:val="center"/>
          </w:tcPr>
          <w:p w:rsidR="00000000" w:rsidDel="00000000" w:rsidP="00000000" w:rsidRDefault="00000000" w:rsidRPr="00000000" w14:paraId="000001D6">
            <w:pPr>
              <w:pBdr>
                <w:top w:space="0" w:sz="0" w:val="nil"/>
                <w:left w:space="0" w:sz="0" w:val="nil"/>
                <w:bottom w:space="0" w:sz="0" w:val="nil"/>
                <w:right w:space="0" w:sz="0" w:val="nil"/>
                <w:between w:space="0" w:sz="0" w:val="nil"/>
              </w:pBdr>
              <w:spacing w:after="40" w:before="40" w:lineRule="auto"/>
              <w:jc w:val="center"/>
              <w:rPr>
                <w:color w:val="000000"/>
              </w:rPr>
            </w:pPr>
            <w:r w:rsidDel="00000000" w:rsidR="00000000" w:rsidRPr="00000000">
              <w:rPr>
                <w:color w:val="000000"/>
                <w:rtl w:val="0"/>
              </w:rPr>
              <w:t xml:space="preserve">5</w:t>
            </w:r>
          </w:p>
        </w:tc>
      </w:tr>
      <w:tr>
        <w:trPr>
          <w:cantSplit w:val="0"/>
          <w:tblHeader w:val="0"/>
        </w:trPr>
        <w:tc>
          <w:tcPr>
            <w:vAlign w:val="center"/>
          </w:tcPr>
          <w:p w:rsidR="00000000" w:rsidDel="00000000" w:rsidP="00000000" w:rsidRDefault="00000000" w:rsidRPr="00000000" w14:paraId="000001D7">
            <w:pPr>
              <w:pBdr>
                <w:top w:space="0" w:sz="0" w:val="nil"/>
                <w:left w:space="0" w:sz="0" w:val="nil"/>
                <w:bottom w:space="0" w:sz="0" w:val="nil"/>
                <w:right w:space="0" w:sz="0" w:val="nil"/>
                <w:between w:space="0" w:sz="0" w:val="nil"/>
              </w:pBdr>
              <w:spacing w:after="40" w:before="40" w:lineRule="auto"/>
              <w:jc w:val="left"/>
              <w:rPr>
                <w:color w:val="000000"/>
              </w:rPr>
            </w:pPr>
            <w:r w:rsidDel="00000000" w:rsidR="00000000" w:rsidRPr="00000000">
              <w:rPr>
                <w:color w:val="000000"/>
                <w:rtl w:val="0"/>
              </w:rPr>
              <w:t xml:space="preserve">Paranoide</w:t>
            </w:r>
          </w:p>
        </w:tc>
        <w:tc>
          <w:tcPr>
            <w:vAlign w:val="center"/>
          </w:tcPr>
          <w:p w:rsidR="00000000" w:rsidDel="00000000" w:rsidP="00000000" w:rsidRDefault="00000000" w:rsidRPr="00000000" w14:paraId="000001D8">
            <w:pPr>
              <w:pBdr>
                <w:top w:space="0" w:sz="0" w:val="nil"/>
                <w:left w:space="0" w:sz="0" w:val="nil"/>
                <w:bottom w:space="0" w:sz="0" w:val="nil"/>
                <w:right w:space="0" w:sz="0" w:val="nil"/>
                <w:between w:space="0" w:sz="0" w:val="nil"/>
              </w:pBdr>
              <w:spacing w:after="40" w:before="40" w:lineRule="auto"/>
              <w:jc w:val="center"/>
              <w:rPr>
                <w:color w:val="000000"/>
              </w:rPr>
            </w:pPr>
            <w:r w:rsidDel="00000000" w:rsidR="00000000" w:rsidRPr="00000000">
              <w:rPr>
                <w:color w:val="000000"/>
                <w:rtl w:val="0"/>
              </w:rPr>
              <w:t xml:space="preserve">3.5</w:t>
            </w:r>
          </w:p>
        </w:tc>
        <w:tc>
          <w:tcPr>
            <w:vAlign w:val="center"/>
          </w:tcPr>
          <w:p w:rsidR="00000000" w:rsidDel="00000000" w:rsidP="00000000" w:rsidRDefault="00000000" w:rsidRPr="00000000" w14:paraId="000001D9">
            <w:pPr>
              <w:pBdr>
                <w:top w:space="0" w:sz="0" w:val="nil"/>
                <w:left w:space="0" w:sz="0" w:val="nil"/>
                <w:bottom w:space="0" w:sz="0" w:val="nil"/>
                <w:right w:space="0" w:sz="0" w:val="nil"/>
                <w:between w:space="0" w:sz="0" w:val="nil"/>
              </w:pBdr>
              <w:spacing w:after="40" w:before="40" w:lineRule="auto"/>
              <w:jc w:val="center"/>
              <w:rPr>
                <w:color w:val="000000"/>
              </w:rPr>
            </w:pPr>
            <w:r w:rsidDel="00000000" w:rsidR="00000000" w:rsidRPr="00000000">
              <w:rPr>
                <w:color w:val="000000"/>
                <w:rtl w:val="0"/>
              </w:rPr>
              <w:t xml:space="preserve">6.9</w:t>
            </w:r>
          </w:p>
        </w:tc>
        <w:tc>
          <w:tcPr>
            <w:vAlign w:val="center"/>
          </w:tcPr>
          <w:p w:rsidR="00000000" w:rsidDel="00000000" w:rsidP="00000000" w:rsidRDefault="00000000" w:rsidRPr="00000000" w14:paraId="000001DA">
            <w:pPr>
              <w:pBdr>
                <w:top w:space="0" w:sz="0" w:val="nil"/>
                <w:left w:space="0" w:sz="0" w:val="nil"/>
                <w:bottom w:space="0" w:sz="0" w:val="nil"/>
                <w:right w:space="0" w:sz="0" w:val="nil"/>
                <w:between w:space="0" w:sz="0" w:val="nil"/>
              </w:pBdr>
              <w:spacing w:after="40" w:before="40" w:lineRule="auto"/>
              <w:jc w:val="center"/>
              <w:rPr>
                <w:color w:val="000000"/>
              </w:rPr>
            </w:pPr>
            <w:r w:rsidDel="00000000" w:rsidR="00000000" w:rsidRPr="00000000">
              <w:rPr>
                <w:color w:val="000000"/>
                <w:rtl w:val="0"/>
              </w:rPr>
              <w:t xml:space="preserve">5.2</w:t>
            </w:r>
          </w:p>
        </w:tc>
      </w:tr>
      <w:tr>
        <w:trPr>
          <w:cantSplit w:val="0"/>
          <w:tblHeader w:val="0"/>
        </w:trPr>
        <w:tc>
          <w:tcPr>
            <w:vAlign w:val="center"/>
          </w:tcPr>
          <w:p w:rsidR="00000000" w:rsidDel="00000000" w:rsidP="00000000" w:rsidRDefault="00000000" w:rsidRPr="00000000" w14:paraId="000001DB">
            <w:pPr>
              <w:pBdr>
                <w:top w:space="0" w:sz="0" w:val="nil"/>
                <w:left w:space="0" w:sz="0" w:val="nil"/>
                <w:bottom w:space="0" w:sz="0" w:val="nil"/>
                <w:right w:space="0" w:sz="0" w:val="nil"/>
                <w:between w:space="0" w:sz="0" w:val="nil"/>
              </w:pBdr>
              <w:spacing w:after="40" w:before="40" w:lineRule="auto"/>
              <w:jc w:val="left"/>
              <w:rPr>
                <w:color w:val="000000"/>
              </w:rPr>
            </w:pPr>
            <w:r w:rsidDel="00000000" w:rsidR="00000000" w:rsidRPr="00000000">
              <w:rPr>
                <w:color w:val="000000"/>
                <w:rtl w:val="0"/>
              </w:rPr>
              <w:t xml:space="preserve">Antisocial</w:t>
            </w:r>
          </w:p>
        </w:tc>
        <w:tc>
          <w:tcPr>
            <w:vAlign w:val="center"/>
          </w:tcPr>
          <w:p w:rsidR="00000000" w:rsidDel="00000000" w:rsidP="00000000" w:rsidRDefault="00000000" w:rsidRPr="00000000" w14:paraId="000001DC">
            <w:pPr>
              <w:pBdr>
                <w:top w:space="0" w:sz="0" w:val="nil"/>
                <w:left w:space="0" w:sz="0" w:val="nil"/>
                <w:bottom w:space="0" w:sz="0" w:val="nil"/>
                <w:right w:space="0" w:sz="0" w:val="nil"/>
                <w:between w:space="0" w:sz="0" w:val="nil"/>
              </w:pBdr>
              <w:spacing w:after="40" w:before="40" w:lineRule="auto"/>
              <w:jc w:val="center"/>
              <w:rPr>
                <w:color w:val="000000"/>
              </w:rPr>
            </w:pPr>
            <w:r w:rsidDel="00000000" w:rsidR="00000000" w:rsidRPr="00000000">
              <w:rPr>
                <w:color w:val="000000"/>
                <w:rtl w:val="0"/>
              </w:rPr>
              <w:t xml:space="preserve">2.2</w:t>
            </w:r>
          </w:p>
        </w:tc>
        <w:tc>
          <w:tcPr>
            <w:vAlign w:val="center"/>
          </w:tcPr>
          <w:p w:rsidR="00000000" w:rsidDel="00000000" w:rsidP="00000000" w:rsidRDefault="00000000" w:rsidRPr="00000000" w14:paraId="000001DD">
            <w:pPr>
              <w:pBdr>
                <w:top w:space="0" w:sz="0" w:val="nil"/>
                <w:left w:space="0" w:sz="0" w:val="nil"/>
                <w:bottom w:space="0" w:sz="0" w:val="nil"/>
                <w:right w:space="0" w:sz="0" w:val="nil"/>
                <w:between w:space="0" w:sz="0" w:val="nil"/>
              </w:pBdr>
              <w:spacing w:after="40" w:before="40" w:lineRule="auto"/>
              <w:jc w:val="center"/>
              <w:rPr>
                <w:color w:val="000000"/>
              </w:rPr>
            </w:pPr>
            <w:r w:rsidDel="00000000" w:rsidR="00000000" w:rsidRPr="00000000">
              <w:rPr>
                <w:color w:val="000000"/>
                <w:rtl w:val="0"/>
              </w:rPr>
              <w:t xml:space="preserve">9.3</w:t>
            </w:r>
          </w:p>
        </w:tc>
        <w:tc>
          <w:tcPr>
            <w:vAlign w:val="center"/>
          </w:tcPr>
          <w:p w:rsidR="00000000" w:rsidDel="00000000" w:rsidP="00000000" w:rsidRDefault="00000000" w:rsidRPr="00000000" w14:paraId="000001DE">
            <w:pPr>
              <w:pBdr>
                <w:top w:space="0" w:sz="0" w:val="nil"/>
                <w:left w:space="0" w:sz="0" w:val="nil"/>
                <w:bottom w:space="0" w:sz="0" w:val="nil"/>
                <w:right w:space="0" w:sz="0" w:val="nil"/>
                <w:between w:space="0" w:sz="0" w:val="nil"/>
              </w:pBdr>
              <w:spacing w:after="40" w:before="40" w:lineRule="auto"/>
              <w:jc w:val="center"/>
              <w:rPr>
                <w:color w:val="000000"/>
              </w:rPr>
            </w:pPr>
            <w:r w:rsidDel="00000000" w:rsidR="00000000" w:rsidRPr="00000000">
              <w:rPr>
                <w:color w:val="000000"/>
                <w:rtl w:val="0"/>
              </w:rPr>
              <w:t xml:space="preserve">5.1</w:t>
            </w:r>
          </w:p>
        </w:tc>
      </w:tr>
      <w:tr>
        <w:trPr>
          <w:cantSplit w:val="0"/>
          <w:tblHeader w:val="0"/>
        </w:trPr>
        <w:tc>
          <w:tcPr>
            <w:vAlign w:val="center"/>
          </w:tcPr>
          <w:p w:rsidR="00000000" w:rsidDel="00000000" w:rsidP="00000000" w:rsidRDefault="00000000" w:rsidRPr="00000000" w14:paraId="000001DF">
            <w:pPr>
              <w:pBdr>
                <w:top w:space="0" w:sz="0" w:val="nil"/>
                <w:left w:space="0" w:sz="0" w:val="nil"/>
                <w:bottom w:space="0" w:sz="0" w:val="nil"/>
                <w:right w:space="0" w:sz="0" w:val="nil"/>
                <w:between w:space="0" w:sz="0" w:val="nil"/>
              </w:pBdr>
              <w:spacing w:after="40" w:before="40" w:lineRule="auto"/>
              <w:jc w:val="left"/>
              <w:rPr>
                <w:color w:val="000000"/>
              </w:rPr>
            </w:pPr>
            <w:r w:rsidDel="00000000" w:rsidR="00000000" w:rsidRPr="00000000">
              <w:rPr>
                <w:color w:val="000000"/>
                <w:rtl w:val="0"/>
              </w:rPr>
              <w:t xml:space="preserve">Narcisista</w:t>
            </w:r>
          </w:p>
        </w:tc>
        <w:tc>
          <w:tcPr>
            <w:vAlign w:val="center"/>
          </w:tcPr>
          <w:p w:rsidR="00000000" w:rsidDel="00000000" w:rsidP="00000000" w:rsidRDefault="00000000" w:rsidRPr="00000000" w14:paraId="000001E0">
            <w:pPr>
              <w:pBdr>
                <w:top w:space="0" w:sz="0" w:val="nil"/>
                <w:left w:space="0" w:sz="0" w:val="nil"/>
                <w:bottom w:space="0" w:sz="0" w:val="nil"/>
                <w:right w:space="0" w:sz="0" w:val="nil"/>
                <w:between w:space="0" w:sz="0" w:val="nil"/>
              </w:pBdr>
              <w:spacing w:after="40" w:before="40" w:lineRule="auto"/>
              <w:jc w:val="center"/>
              <w:rPr>
                <w:color w:val="000000"/>
              </w:rPr>
            </w:pPr>
            <w:r w:rsidDel="00000000" w:rsidR="00000000" w:rsidRPr="00000000">
              <w:rPr>
                <w:color w:val="000000"/>
                <w:rtl w:val="0"/>
              </w:rPr>
              <w:t xml:space="preserve">1.6</w:t>
            </w:r>
          </w:p>
        </w:tc>
        <w:tc>
          <w:tcPr>
            <w:vAlign w:val="center"/>
          </w:tcPr>
          <w:p w:rsidR="00000000" w:rsidDel="00000000" w:rsidP="00000000" w:rsidRDefault="00000000" w:rsidRPr="00000000" w14:paraId="000001E1">
            <w:pPr>
              <w:pBdr>
                <w:top w:space="0" w:sz="0" w:val="nil"/>
                <w:left w:space="0" w:sz="0" w:val="nil"/>
                <w:bottom w:space="0" w:sz="0" w:val="nil"/>
                <w:right w:space="0" w:sz="0" w:val="nil"/>
                <w:between w:space="0" w:sz="0" w:val="nil"/>
              </w:pBdr>
              <w:spacing w:after="40" w:before="40" w:lineRule="auto"/>
              <w:jc w:val="center"/>
              <w:rPr>
                <w:color w:val="000000"/>
              </w:rPr>
            </w:pPr>
            <w:r w:rsidDel="00000000" w:rsidR="00000000" w:rsidRPr="00000000">
              <w:rPr>
                <w:color w:val="000000"/>
                <w:rtl w:val="0"/>
              </w:rPr>
              <w:t xml:space="preserve">7.4</w:t>
            </w:r>
          </w:p>
        </w:tc>
        <w:tc>
          <w:tcPr>
            <w:vAlign w:val="center"/>
          </w:tcPr>
          <w:p w:rsidR="00000000" w:rsidDel="00000000" w:rsidP="00000000" w:rsidRDefault="00000000" w:rsidRPr="00000000" w14:paraId="000001E2">
            <w:pPr>
              <w:pBdr>
                <w:top w:space="0" w:sz="0" w:val="nil"/>
                <w:left w:space="0" w:sz="0" w:val="nil"/>
                <w:bottom w:space="0" w:sz="0" w:val="nil"/>
                <w:right w:space="0" w:sz="0" w:val="nil"/>
                <w:between w:space="0" w:sz="0" w:val="nil"/>
              </w:pBdr>
              <w:spacing w:after="40" w:before="40" w:lineRule="auto"/>
              <w:jc w:val="center"/>
              <w:rPr>
                <w:color w:val="000000"/>
              </w:rPr>
            </w:pPr>
            <w:r w:rsidDel="00000000" w:rsidR="00000000" w:rsidRPr="00000000">
              <w:rPr>
                <w:color w:val="000000"/>
                <w:rtl w:val="0"/>
              </w:rPr>
              <w:t xml:space="preserve">4.3</w:t>
            </w:r>
          </w:p>
        </w:tc>
      </w:tr>
      <w:tr>
        <w:trPr>
          <w:cantSplit w:val="0"/>
          <w:tblHeader w:val="0"/>
        </w:trPr>
        <w:tc>
          <w:tcPr>
            <w:vAlign w:val="center"/>
          </w:tcPr>
          <w:p w:rsidR="00000000" w:rsidDel="00000000" w:rsidP="00000000" w:rsidRDefault="00000000" w:rsidRPr="00000000" w14:paraId="000001E3">
            <w:pPr>
              <w:pBdr>
                <w:top w:space="0" w:sz="0" w:val="nil"/>
                <w:left w:space="0" w:sz="0" w:val="nil"/>
                <w:bottom w:space="0" w:sz="0" w:val="nil"/>
                <w:right w:space="0" w:sz="0" w:val="nil"/>
                <w:between w:space="0" w:sz="0" w:val="nil"/>
              </w:pBdr>
              <w:spacing w:after="40" w:before="40" w:lineRule="auto"/>
              <w:jc w:val="left"/>
              <w:rPr>
                <w:color w:val="000000"/>
              </w:rPr>
            </w:pPr>
            <w:r w:rsidDel="00000000" w:rsidR="00000000" w:rsidRPr="00000000">
              <w:rPr>
                <w:color w:val="000000"/>
                <w:rtl w:val="0"/>
              </w:rPr>
              <w:t xml:space="preserve">Histriónico</w:t>
            </w:r>
          </w:p>
        </w:tc>
        <w:tc>
          <w:tcPr>
            <w:vAlign w:val="center"/>
          </w:tcPr>
          <w:p w:rsidR="00000000" w:rsidDel="00000000" w:rsidP="00000000" w:rsidRDefault="00000000" w:rsidRPr="00000000" w14:paraId="000001E4">
            <w:pPr>
              <w:pBdr>
                <w:top w:space="0" w:sz="0" w:val="nil"/>
                <w:left w:space="0" w:sz="0" w:val="nil"/>
                <w:bottom w:space="0" w:sz="0" w:val="nil"/>
                <w:right w:space="0" w:sz="0" w:val="nil"/>
                <w:between w:space="0" w:sz="0" w:val="nil"/>
              </w:pBdr>
              <w:spacing w:after="40" w:before="40" w:lineRule="auto"/>
              <w:jc w:val="center"/>
              <w:rPr>
                <w:color w:val="000000"/>
              </w:rPr>
            </w:pPr>
            <w:r w:rsidDel="00000000" w:rsidR="00000000" w:rsidRPr="00000000">
              <w:rPr>
                <w:color w:val="000000"/>
                <w:rtl w:val="0"/>
              </w:rPr>
              <w:t xml:space="preserve">2.8</w:t>
            </w:r>
          </w:p>
        </w:tc>
        <w:tc>
          <w:tcPr>
            <w:vAlign w:val="center"/>
          </w:tcPr>
          <w:p w:rsidR="00000000" w:rsidDel="00000000" w:rsidP="00000000" w:rsidRDefault="00000000" w:rsidRPr="00000000" w14:paraId="000001E5">
            <w:pPr>
              <w:pBdr>
                <w:top w:space="0" w:sz="0" w:val="nil"/>
                <w:left w:space="0" w:sz="0" w:val="nil"/>
                <w:bottom w:space="0" w:sz="0" w:val="nil"/>
                <w:right w:space="0" w:sz="0" w:val="nil"/>
                <w:between w:space="0" w:sz="0" w:val="nil"/>
              </w:pBdr>
              <w:spacing w:after="40" w:before="40" w:lineRule="auto"/>
              <w:jc w:val="center"/>
              <w:rPr>
                <w:color w:val="000000"/>
              </w:rPr>
            </w:pPr>
            <w:r w:rsidDel="00000000" w:rsidR="00000000" w:rsidRPr="00000000">
              <w:rPr>
                <w:color w:val="000000"/>
                <w:rtl w:val="0"/>
              </w:rPr>
              <w:t xml:space="preserve">6.3</w:t>
            </w:r>
          </w:p>
        </w:tc>
        <w:tc>
          <w:tcPr>
            <w:vAlign w:val="center"/>
          </w:tcPr>
          <w:p w:rsidR="00000000" w:rsidDel="00000000" w:rsidP="00000000" w:rsidRDefault="00000000" w:rsidRPr="00000000" w14:paraId="000001E6">
            <w:pPr>
              <w:pBdr>
                <w:top w:space="0" w:sz="0" w:val="nil"/>
                <w:left w:space="0" w:sz="0" w:val="nil"/>
                <w:bottom w:space="0" w:sz="0" w:val="nil"/>
                <w:right w:space="0" w:sz="0" w:val="nil"/>
                <w:between w:space="0" w:sz="0" w:val="nil"/>
              </w:pBdr>
              <w:spacing w:after="40" w:before="40" w:lineRule="auto"/>
              <w:jc w:val="center"/>
              <w:rPr>
                <w:color w:val="000000"/>
              </w:rPr>
            </w:pPr>
            <w:r w:rsidDel="00000000" w:rsidR="00000000" w:rsidRPr="00000000">
              <w:rPr>
                <w:color w:val="000000"/>
                <w:rtl w:val="0"/>
              </w:rPr>
              <w:t xml:space="preserve">4.5</w:t>
            </w:r>
          </w:p>
        </w:tc>
      </w:tr>
      <w:tr>
        <w:trPr>
          <w:cantSplit w:val="0"/>
          <w:tblHeader w:val="0"/>
        </w:trPr>
        <w:tc>
          <w:tcPr>
            <w:vAlign w:val="center"/>
          </w:tcPr>
          <w:p w:rsidR="00000000" w:rsidDel="00000000" w:rsidP="00000000" w:rsidRDefault="00000000" w:rsidRPr="00000000" w14:paraId="000001E7">
            <w:pPr>
              <w:pBdr>
                <w:top w:space="0" w:sz="0" w:val="nil"/>
                <w:left w:space="0" w:sz="0" w:val="nil"/>
                <w:bottom w:space="0" w:sz="0" w:val="nil"/>
                <w:right w:space="0" w:sz="0" w:val="nil"/>
                <w:between w:space="0" w:sz="0" w:val="nil"/>
              </w:pBdr>
              <w:spacing w:after="40" w:before="40" w:lineRule="auto"/>
              <w:jc w:val="left"/>
              <w:rPr>
                <w:color w:val="000000"/>
              </w:rPr>
            </w:pPr>
            <w:r w:rsidDel="00000000" w:rsidR="00000000" w:rsidRPr="00000000">
              <w:rPr>
                <w:color w:val="000000"/>
                <w:rtl w:val="0"/>
              </w:rPr>
              <w:t xml:space="preserve">Límite</w:t>
            </w:r>
          </w:p>
        </w:tc>
        <w:tc>
          <w:tcPr>
            <w:vAlign w:val="center"/>
          </w:tcPr>
          <w:p w:rsidR="00000000" w:rsidDel="00000000" w:rsidP="00000000" w:rsidRDefault="00000000" w:rsidRPr="00000000" w14:paraId="000001E8">
            <w:pPr>
              <w:pBdr>
                <w:top w:space="0" w:sz="0" w:val="nil"/>
                <w:left w:space="0" w:sz="0" w:val="nil"/>
                <w:bottom w:space="0" w:sz="0" w:val="nil"/>
                <w:right w:space="0" w:sz="0" w:val="nil"/>
                <w:between w:space="0" w:sz="0" w:val="nil"/>
              </w:pBdr>
              <w:spacing w:after="40" w:before="40" w:lineRule="auto"/>
              <w:jc w:val="center"/>
              <w:rPr>
                <w:color w:val="000000"/>
              </w:rPr>
            </w:pPr>
            <w:r w:rsidDel="00000000" w:rsidR="00000000" w:rsidRPr="00000000">
              <w:rPr>
                <w:color w:val="000000"/>
                <w:rtl w:val="0"/>
              </w:rPr>
              <w:t xml:space="preserve">3.1</w:t>
            </w:r>
          </w:p>
        </w:tc>
        <w:tc>
          <w:tcPr>
            <w:vAlign w:val="center"/>
          </w:tcPr>
          <w:p w:rsidR="00000000" w:rsidDel="00000000" w:rsidP="00000000" w:rsidRDefault="00000000" w:rsidRPr="00000000" w14:paraId="000001E9">
            <w:pPr>
              <w:pBdr>
                <w:top w:space="0" w:sz="0" w:val="nil"/>
                <w:left w:space="0" w:sz="0" w:val="nil"/>
                <w:bottom w:space="0" w:sz="0" w:val="nil"/>
                <w:right w:space="0" w:sz="0" w:val="nil"/>
                <w:between w:space="0" w:sz="0" w:val="nil"/>
              </w:pBdr>
              <w:spacing w:after="40" w:before="40" w:lineRule="auto"/>
              <w:jc w:val="center"/>
              <w:rPr>
                <w:color w:val="000000"/>
              </w:rPr>
            </w:pPr>
            <w:r w:rsidDel="00000000" w:rsidR="00000000" w:rsidRPr="00000000">
              <w:rPr>
                <w:color w:val="000000"/>
                <w:rtl w:val="0"/>
              </w:rPr>
              <w:t xml:space="preserve">5.9</w:t>
            </w:r>
          </w:p>
        </w:tc>
        <w:tc>
          <w:tcPr>
            <w:vAlign w:val="center"/>
          </w:tcPr>
          <w:p w:rsidR="00000000" w:rsidDel="00000000" w:rsidP="00000000" w:rsidRDefault="00000000" w:rsidRPr="00000000" w14:paraId="000001EA">
            <w:pPr>
              <w:pBdr>
                <w:top w:space="0" w:sz="0" w:val="nil"/>
                <w:left w:space="0" w:sz="0" w:val="nil"/>
                <w:bottom w:space="0" w:sz="0" w:val="nil"/>
                <w:right w:space="0" w:sz="0" w:val="nil"/>
                <w:between w:space="0" w:sz="0" w:val="nil"/>
              </w:pBdr>
              <w:spacing w:after="40" w:before="40" w:lineRule="auto"/>
              <w:jc w:val="center"/>
              <w:rPr>
                <w:color w:val="000000"/>
              </w:rPr>
            </w:pPr>
            <w:r w:rsidDel="00000000" w:rsidR="00000000" w:rsidRPr="00000000">
              <w:rPr>
                <w:color w:val="000000"/>
                <w:rtl w:val="0"/>
              </w:rPr>
              <w:t xml:space="preserve">4.4</w:t>
            </w:r>
          </w:p>
        </w:tc>
      </w:tr>
      <w:tr>
        <w:trPr>
          <w:cantSplit w:val="0"/>
          <w:tblHeader w:val="0"/>
        </w:trPr>
        <w:tc>
          <w:tcPr>
            <w:vAlign w:val="center"/>
          </w:tcPr>
          <w:p w:rsidR="00000000" w:rsidDel="00000000" w:rsidP="00000000" w:rsidRDefault="00000000" w:rsidRPr="00000000" w14:paraId="000001EB">
            <w:pPr>
              <w:pBdr>
                <w:top w:space="0" w:sz="0" w:val="nil"/>
                <w:left w:space="0" w:sz="0" w:val="nil"/>
                <w:bottom w:space="0" w:sz="0" w:val="nil"/>
                <w:right w:space="0" w:sz="0" w:val="nil"/>
                <w:between w:space="0" w:sz="0" w:val="nil"/>
              </w:pBdr>
              <w:spacing w:after="40" w:before="40" w:lineRule="auto"/>
              <w:jc w:val="left"/>
              <w:rPr>
                <w:color w:val="000000"/>
              </w:rPr>
            </w:pPr>
            <w:r w:rsidDel="00000000" w:rsidR="00000000" w:rsidRPr="00000000">
              <w:rPr>
                <w:color w:val="000000"/>
                <w:rtl w:val="0"/>
              </w:rPr>
              <w:t xml:space="preserve">Por evitación</w:t>
            </w:r>
          </w:p>
        </w:tc>
        <w:tc>
          <w:tcPr>
            <w:vAlign w:val="center"/>
          </w:tcPr>
          <w:p w:rsidR="00000000" w:rsidDel="00000000" w:rsidP="00000000" w:rsidRDefault="00000000" w:rsidRPr="00000000" w14:paraId="000001EC">
            <w:pPr>
              <w:pBdr>
                <w:top w:space="0" w:sz="0" w:val="nil"/>
                <w:left w:space="0" w:sz="0" w:val="nil"/>
                <w:bottom w:space="0" w:sz="0" w:val="nil"/>
                <w:right w:space="0" w:sz="0" w:val="nil"/>
                <w:between w:space="0" w:sz="0" w:val="nil"/>
              </w:pBdr>
              <w:spacing w:after="40" w:before="40" w:lineRule="auto"/>
              <w:jc w:val="center"/>
              <w:rPr>
                <w:color w:val="000000"/>
              </w:rPr>
            </w:pPr>
            <w:r w:rsidDel="00000000" w:rsidR="00000000" w:rsidRPr="00000000">
              <w:rPr>
                <w:color w:val="000000"/>
                <w:rtl w:val="0"/>
              </w:rPr>
              <w:t xml:space="preserve">2.0</w:t>
            </w:r>
          </w:p>
        </w:tc>
        <w:tc>
          <w:tcPr>
            <w:vAlign w:val="center"/>
          </w:tcPr>
          <w:p w:rsidR="00000000" w:rsidDel="00000000" w:rsidP="00000000" w:rsidRDefault="00000000" w:rsidRPr="00000000" w14:paraId="000001ED">
            <w:pPr>
              <w:pBdr>
                <w:top w:space="0" w:sz="0" w:val="nil"/>
                <w:left w:space="0" w:sz="0" w:val="nil"/>
                <w:bottom w:space="0" w:sz="0" w:val="nil"/>
                <w:right w:space="0" w:sz="0" w:val="nil"/>
                <w:between w:space="0" w:sz="0" w:val="nil"/>
              </w:pBdr>
              <w:spacing w:after="40" w:before="40" w:lineRule="auto"/>
              <w:jc w:val="center"/>
              <w:rPr>
                <w:color w:val="000000"/>
              </w:rPr>
            </w:pPr>
            <w:r w:rsidDel="00000000" w:rsidR="00000000" w:rsidRPr="00000000">
              <w:rPr>
                <w:color w:val="000000"/>
                <w:rtl w:val="0"/>
              </w:rPr>
              <w:t xml:space="preserve">10.2</w:t>
            </w:r>
          </w:p>
        </w:tc>
        <w:tc>
          <w:tcPr>
            <w:vAlign w:val="center"/>
          </w:tcPr>
          <w:p w:rsidR="00000000" w:rsidDel="00000000" w:rsidP="00000000" w:rsidRDefault="00000000" w:rsidRPr="00000000" w14:paraId="000001EE">
            <w:pPr>
              <w:pBdr>
                <w:top w:space="0" w:sz="0" w:val="nil"/>
                <w:left w:space="0" w:sz="0" w:val="nil"/>
                <w:bottom w:space="0" w:sz="0" w:val="nil"/>
                <w:right w:space="0" w:sz="0" w:val="nil"/>
                <w:between w:space="0" w:sz="0" w:val="nil"/>
              </w:pBdr>
              <w:spacing w:after="40" w:before="40" w:lineRule="auto"/>
              <w:jc w:val="center"/>
              <w:rPr>
                <w:color w:val="000000"/>
              </w:rPr>
            </w:pPr>
            <w:r w:rsidDel="00000000" w:rsidR="00000000" w:rsidRPr="00000000">
              <w:rPr>
                <w:color w:val="000000"/>
                <w:rtl w:val="0"/>
              </w:rPr>
              <w:t xml:space="preserve">4.9</w:t>
            </w:r>
          </w:p>
        </w:tc>
      </w:tr>
      <w:tr>
        <w:trPr>
          <w:cantSplit w:val="0"/>
          <w:tblHeader w:val="0"/>
        </w:trPr>
        <w:tc>
          <w:tcPr>
            <w:vAlign w:val="center"/>
          </w:tcPr>
          <w:p w:rsidR="00000000" w:rsidDel="00000000" w:rsidP="00000000" w:rsidRDefault="00000000" w:rsidRPr="00000000" w14:paraId="000001EF">
            <w:pPr>
              <w:pBdr>
                <w:top w:space="0" w:sz="0" w:val="nil"/>
                <w:left w:space="0" w:sz="0" w:val="nil"/>
                <w:bottom w:space="0" w:sz="0" w:val="nil"/>
                <w:right w:space="0" w:sz="0" w:val="nil"/>
                <w:between w:space="0" w:sz="0" w:val="nil"/>
              </w:pBdr>
              <w:spacing w:after="40" w:before="40" w:lineRule="auto"/>
              <w:jc w:val="left"/>
              <w:rPr>
                <w:color w:val="000000"/>
              </w:rPr>
            </w:pPr>
            <w:r w:rsidDel="00000000" w:rsidR="00000000" w:rsidRPr="00000000">
              <w:rPr>
                <w:color w:val="000000"/>
                <w:rtl w:val="0"/>
              </w:rPr>
              <w:t xml:space="preserve">Por dependencia</w:t>
            </w:r>
          </w:p>
        </w:tc>
        <w:tc>
          <w:tcPr>
            <w:vAlign w:val="center"/>
          </w:tcPr>
          <w:p w:rsidR="00000000" w:rsidDel="00000000" w:rsidP="00000000" w:rsidRDefault="00000000" w:rsidRPr="00000000" w14:paraId="000001F0">
            <w:pPr>
              <w:pBdr>
                <w:top w:space="0" w:sz="0" w:val="nil"/>
                <w:left w:space="0" w:sz="0" w:val="nil"/>
                <w:bottom w:space="0" w:sz="0" w:val="nil"/>
                <w:right w:space="0" w:sz="0" w:val="nil"/>
                <w:between w:space="0" w:sz="0" w:val="nil"/>
              </w:pBdr>
              <w:spacing w:after="40" w:before="40" w:lineRule="auto"/>
              <w:jc w:val="center"/>
              <w:rPr>
                <w:color w:val="000000"/>
              </w:rPr>
            </w:pPr>
            <w:r w:rsidDel="00000000" w:rsidR="00000000" w:rsidRPr="00000000">
              <w:rPr>
                <w:color w:val="000000"/>
                <w:rtl w:val="0"/>
              </w:rPr>
              <w:t xml:space="preserve">3.1</w:t>
            </w:r>
          </w:p>
        </w:tc>
        <w:tc>
          <w:tcPr>
            <w:vAlign w:val="center"/>
          </w:tcPr>
          <w:p w:rsidR="00000000" w:rsidDel="00000000" w:rsidP="00000000" w:rsidRDefault="00000000" w:rsidRPr="00000000" w14:paraId="000001F1">
            <w:pPr>
              <w:pBdr>
                <w:top w:space="0" w:sz="0" w:val="nil"/>
                <w:left w:space="0" w:sz="0" w:val="nil"/>
                <w:bottom w:space="0" w:sz="0" w:val="nil"/>
                <w:right w:space="0" w:sz="0" w:val="nil"/>
                <w:between w:space="0" w:sz="0" w:val="nil"/>
              </w:pBdr>
              <w:spacing w:after="40" w:before="40" w:lineRule="auto"/>
              <w:jc w:val="center"/>
              <w:rPr>
                <w:color w:val="000000"/>
              </w:rPr>
            </w:pPr>
            <w:r w:rsidDel="00000000" w:rsidR="00000000" w:rsidRPr="00000000">
              <w:rPr>
                <w:color w:val="000000"/>
                <w:rtl w:val="0"/>
              </w:rPr>
              <w:t xml:space="preserve">7.3</w:t>
            </w:r>
          </w:p>
        </w:tc>
        <w:tc>
          <w:tcPr>
            <w:vAlign w:val="center"/>
          </w:tcPr>
          <w:p w:rsidR="00000000" w:rsidDel="00000000" w:rsidP="00000000" w:rsidRDefault="00000000" w:rsidRPr="00000000" w14:paraId="000001F2">
            <w:pPr>
              <w:pBdr>
                <w:top w:space="0" w:sz="0" w:val="nil"/>
                <w:left w:space="0" w:sz="0" w:val="nil"/>
                <w:bottom w:space="0" w:sz="0" w:val="nil"/>
                <w:right w:space="0" w:sz="0" w:val="nil"/>
                <w:between w:space="0" w:sz="0" w:val="nil"/>
              </w:pBdr>
              <w:spacing w:after="40" w:before="40" w:lineRule="auto"/>
              <w:jc w:val="center"/>
              <w:rPr>
                <w:color w:val="000000"/>
              </w:rPr>
            </w:pPr>
            <w:r w:rsidDel="00000000" w:rsidR="00000000" w:rsidRPr="00000000">
              <w:rPr>
                <w:color w:val="000000"/>
                <w:rtl w:val="0"/>
              </w:rPr>
              <w:t xml:space="preserve">4.6</w:t>
            </w:r>
          </w:p>
        </w:tc>
      </w:tr>
      <w:tr>
        <w:trPr>
          <w:cantSplit w:val="0"/>
          <w:tblHeader w:val="0"/>
        </w:trPr>
        <w:tc>
          <w:tcPr>
            <w:vAlign w:val="center"/>
          </w:tcPr>
          <w:p w:rsidR="00000000" w:rsidDel="00000000" w:rsidP="00000000" w:rsidRDefault="00000000" w:rsidRPr="00000000" w14:paraId="000001F3">
            <w:pPr>
              <w:pBdr>
                <w:top w:space="0" w:sz="0" w:val="nil"/>
                <w:left w:space="0" w:sz="0" w:val="nil"/>
                <w:bottom w:space="0" w:sz="0" w:val="nil"/>
                <w:right w:space="0" w:sz="0" w:val="nil"/>
                <w:between w:space="0" w:sz="0" w:val="nil"/>
              </w:pBdr>
              <w:spacing w:after="40" w:before="40" w:lineRule="auto"/>
              <w:jc w:val="left"/>
              <w:rPr>
                <w:color w:val="000000"/>
              </w:rPr>
            </w:pPr>
            <w:r w:rsidDel="00000000" w:rsidR="00000000" w:rsidRPr="00000000">
              <w:rPr>
                <w:color w:val="000000"/>
                <w:rtl w:val="0"/>
              </w:rPr>
              <w:t xml:space="preserve">Obsesivo compulsivo</w:t>
            </w:r>
          </w:p>
        </w:tc>
        <w:tc>
          <w:tcPr>
            <w:vAlign w:val="center"/>
          </w:tcPr>
          <w:p w:rsidR="00000000" w:rsidDel="00000000" w:rsidP="00000000" w:rsidRDefault="00000000" w:rsidRPr="00000000" w14:paraId="000001F4">
            <w:pPr>
              <w:pBdr>
                <w:top w:space="0" w:sz="0" w:val="nil"/>
                <w:left w:space="0" w:sz="0" w:val="nil"/>
                <w:bottom w:space="0" w:sz="0" w:val="nil"/>
                <w:right w:space="0" w:sz="0" w:val="nil"/>
                <w:between w:space="0" w:sz="0" w:val="nil"/>
              </w:pBdr>
              <w:spacing w:after="40" w:before="40" w:lineRule="auto"/>
              <w:jc w:val="center"/>
              <w:rPr>
                <w:color w:val="000000"/>
              </w:rPr>
            </w:pPr>
            <w:r w:rsidDel="00000000" w:rsidR="00000000" w:rsidRPr="00000000">
              <w:rPr>
                <w:color w:val="000000"/>
                <w:rtl w:val="0"/>
              </w:rPr>
              <w:t xml:space="preserve">2.9</w:t>
            </w:r>
          </w:p>
        </w:tc>
        <w:tc>
          <w:tcPr>
            <w:vAlign w:val="center"/>
          </w:tcPr>
          <w:p w:rsidR="00000000" w:rsidDel="00000000" w:rsidP="00000000" w:rsidRDefault="00000000" w:rsidRPr="00000000" w14:paraId="000001F5">
            <w:pPr>
              <w:pBdr>
                <w:top w:space="0" w:sz="0" w:val="nil"/>
                <w:left w:space="0" w:sz="0" w:val="nil"/>
                <w:bottom w:space="0" w:sz="0" w:val="nil"/>
                <w:right w:space="0" w:sz="0" w:val="nil"/>
                <w:between w:space="0" w:sz="0" w:val="nil"/>
              </w:pBdr>
              <w:spacing w:after="40" w:before="40" w:lineRule="auto"/>
              <w:jc w:val="center"/>
              <w:rPr>
                <w:color w:val="000000"/>
              </w:rPr>
            </w:pPr>
            <w:r w:rsidDel="00000000" w:rsidR="00000000" w:rsidRPr="00000000">
              <w:rPr>
                <w:color w:val="000000"/>
                <w:rtl w:val="0"/>
              </w:rPr>
              <w:t xml:space="preserve">11.6</w:t>
            </w:r>
          </w:p>
        </w:tc>
        <w:tc>
          <w:tcPr>
            <w:vAlign w:val="center"/>
          </w:tcPr>
          <w:p w:rsidR="00000000" w:rsidDel="00000000" w:rsidP="00000000" w:rsidRDefault="00000000" w:rsidRPr="00000000" w14:paraId="000001F6">
            <w:pPr>
              <w:pBdr>
                <w:top w:space="0" w:sz="0" w:val="nil"/>
                <w:left w:space="0" w:sz="0" w:val="nil"/>
                <w:bottom w:space="0" w:sz="0" w:val="nil"/>
                <w:right w:space="0" w:sz="0" w:val="nil"/>
                <w:between w:space="0" w:sz="0" w:val="nil"/>
              </w:pBdr>
              <w:spacing w:after="40" w:before="40" w:lineRule="auto"/>
              <w:jc w:val="center"/>
              <w:rPr>
                <w:color w:val="000000"/>
              </w:rPr>
            </w:pPr>
            <w:r w:rsidDel="00000000" w:rsidR="00000000" w:rsidRPr="00000000">
              <w:rPr>
                <w:color w:val="000000"/>
                <w:rtl w:val="0"/>
              </w:rPr>
              <w:t xml:space="preserve">5</w:t>
            </w:r>
          </w:p>
        </w:tc>
      </w:tr>
      <w:tr>
        <w:trPr>
          <w:cantSplit w:val="0"/>
          <w:tblHeader w:val="0"/>
        </w:trPr>
        <w:tc>
          <w:tcPr>
            <w:tcBorders>
              <w:bottom w:color="000000" w:space="0" w:sz="4" w:val="single"/>
            </w:tcBorders>
            <w:vAlign w:val="center"/>
          </w:tcPr>
          <w:p w:rsidR="00000000" w:rsidDel="00000000" w:rsidP="00000000" w:rsidRDefault="00000000" w:rsidRPr="00000000" w14:paraId="000001F7">
            <w:pPr>
              <w:pBdr>
                <w:top w:space="0" w:sz="0" w:val="nil"/>
                <w:left w:space="0" w:sz="0" w:val="nil"/>
                <w:bottom w:space="0" w:sz="0" w:val="nil"/>
                <w:right w:space="0" w:sz="0" w:val="nil"/>
                <w:between w:space="0" w:sz="0" w:val="nil"/>
              </w:pBdr>
              <w:spacing w:after="40" w:before="40" w:lineRule="auto"/>
              <w:jc w:val="left"/>
              <w:rPr>
                <w:color w:val="000000"/>
              </w:rPr>
            </w:pPr>
            <w:r w:rsidDel="00000000" w:rsidR="00000000" w:rsidRPr="00000000">
              <w:rPr>
                <w:color w:val="000000"/>
                <w:rtl w:val="0"/>
              </w:rPr>
              <w:t xml:space="preserve">Pasivo agresivo</w:t>
            </w:r>
          </w:p>
        </w:tc>
        <w:tc>
          <w:tcPr>
            <w:tcBorders>
              <w:bottom w:color="000000" w:space="0" w:sz="4" w:val="single"/>
            </w:tcBorders>
            <w:vAlign w:val="center"/>
          </w:tcPr>
          <w:p w:rsidR="00000000" w:rsidDel="00000000" w:rsidP="00000000" w:rsidRDefault="00000000" w:rsidRPr="00000000" w14:paraId="000001F8">
            <w:pPr>
              <w:pBdr>
                <w:top w:space="0" w:sz="0" w:val="nil"/>
                <w:left w:space="0" w:sz="0" w:val="nil"/>
                <w:bottom w:space="0" w:sz="0" w:val="nil"/>
                <w:right w:space="0" w:sz="0" w:val="nil"/>
                <w:between w:space="0" w:sz="0" w:val="nil"/>
              </w:pBdr>
              <w:spacing w:after="40" w:before="40" w:lineRule="auto"/>
              <w:jc w:val="center"/>
              <w:rPr>
                <w:color w:val="000000"/>
              </w:rPr>
            </w:pPr>
            <w:r w:rsidDel="00000000" w:rsidR="00000000" w:rsidRPr="00000000">
              <w:rPr>
                <w:color w:val="000000"/>
                <w:rtl w:val="0"/>
              </w:rPr>
              <w:t xml:space="preserve">2.7</w:t>
            </w:r>
          </w:p>
        </w:tc>
        <w:tc>
          <w:tcPr>
            <w:tcBorders>
              <w:bottom w:color="000000" w:space="0" w:sz="4" w:val="single"/>
            </w:tcBorders>
            <w:vAlign w:val="center"/>
          </w:tcPr>
          <w:p w:rsidR="00000000" w:rsidDel="00000000" w:rsidP="00000000" w:rsidRDefault="00000000" w:rsidRPr="00000000" w14:paraId="000001F9">
            <w:pPr>
              <w:pBdr>
                <w:top w:space="0" w:sz="0" w:val="nil"/>
                <w:left w:space="0" w:sz="0" w:val="nil"/>
                <w:bottom w:space="0" w:sz="0" w:val="nil"/>
                <w:right w:space="0" w:sz="0" w:val="nil"/>
                <w:between w:space="0" w:sz="0" w:val="nil"/>
              </w:pBdr>
              <w:spacing w:after="40" w:before="40" w:lineRule="auto"/>
              <w:jc w:val="center"/>
              <w:rPr>
                <w:color w:val="000000"/>
              </w:rPr>
            </w:pPr>
            <w:r w:rsidDel="00000000" w:rsidR="00000000" w:rsidRPr="00000000">
              <w:rPr>
                <w:color w:val="000000"/>
                <w:rtl w:val="0"/>
              </w:rPr>
              <w:t xml:space="preserve">9.9</w:t>
            </w:r>
          </w:p>
        </w:tc>
        <w:tc>
          <w:tcPr>
            <w:tcBorders>
              <w:bottom w:color="000000" w:space="0" w:sz="4" w:val="single"/>
            </w:tcBorders>
            <w:vAlign w:val="center"/>
          </w:tcPr>
          <w:p w:rsidR="00000000" w:rsidDel="00000000" w:rsidP="00000000" w:rsidRDefault="00000000" w:rsidRPr="00000000" w14:paraId="000001FA">
            <w:pPr>
              <w:pBdr>
                <w:top w:space="0" w:sz="0" w:val="nil"/>
                <w:left w:space="0" w:sz="0" w:val="nil"/>
                <w:bottom w:space="0" w:sz="0" w:val="nil"/>
                <w:right w:space="0" w:sz="0" w:val="nil"/>
                <w:between w:space="0" w:sz="0" w:val="nil"/>
              </w:pBdr>
              <w:spacing w:after="40" w:before="40" w:lineRule="auto"/>
              <w:jc w:val="center"/>
              <w:rPr>
                <w:color w:val="000000"/>
              </w:rPr>
            </w:pPr>
            <w:r w:rsidDel="00000000" w:rsidR="00000000" w:rsidRPr="00000000">
              <w:rPr>
                <w:color w:val="000000"/>
                <w:rtl w:val="0"/>
              </w:rPr>
              <w:t xml:space="preserve">4.6</w:t>
            </w:r>
          </w:p>
        </w:tc>
      </w:tr>
    </w:tbl>
    <w:p w:rsidR="00000000" w:rsidDel="00000000" w:rsidP="00000000" w:rsidRDefault="00000000" w:rsidRPr="00000000" w14:paraId="000001FB">
      <w:pPr>
        <w:pBdr>
          <w:top w:space="0" w:sz="0" w:val="nil"/>
          <w:left w:space="0" w:sz="0" w:val="nil"/>
          <w:bottom w:space="0" w:sz="0" w:val="nil"/>
          <w:right w:space="0" w:sz="0" w:val="nil"/>
          <w:between w:space="0" w:sz="0" w:val="nil"/>
        </w:pBdr>
        <w:spacing w:before="120" w:line="240" w:lineRule="auto"/>
        <w:rPr>
          <w:color w:val="000000"/>
          <w:sz w:val="20"/>
          <w:szCs w:val="20"/>
        </w:rPr>
      </w:pPr>
      <w:r w:rsidDel="00000000" w:rsidR="00000000" w:rsidRPr="00000000">
        <w:rPr>
          <w:i w:val="1"/>
          <w:color w:val="000000"/>
          <w:sz w:val="20"/>
          <w:szCs w:val="20"/>
          <w:rtl w:val="0"/>
        </w:rPr>
        <w:t xml:space="preserve">*</w:t>
      </w:r>
      <w:r w:rsidDel="00000000" w:rsidR="00000000" w:rsidRPr="00000000">
        <w:rPr>
          <w:color w:val="000000"/>
          <w:sz w:val="20"/>
          <w:szCs w:val="20"/>
          <w:rtl w:val="0"/>
        </w:rPr>
        <w:t xml:space="preserve"> Las medias y las desviaciones de esta prueba fueron obtenidas en población normal (no clínica).</w:t>
      </w:r>
    </w:p>
    <w:p w:rsidR="00000000" w:rsidDel="00000000" w:rsidP="00000000" w:rsidRDefault="00000000" w:rsidRPr="00000000" w14:paraId="000001FC">
      <w:pPr>
        <w:pBdr>
          <w:top w:space="0" w:sz="0" w:val="nil"/>
          <w:left w:space="0" w:sz="0" w:val="nil"/>
          <w:bottom w:space="0" w:sz="0" w:val="nil"/>
          <w:right w:space="0" w:sz="0" w:val="nil"/>
          <w:between w:space="0" w:sz="0" w:val="nil"/>
        </w:pBdr>
        <w:spacing w:before="120" w:line="240" w:lineRule="auto"/>
        <w:rPr>
          <w:color w:val="000000"/>
          <w:sz w:val="20"/>
          <w:szCs w:val="20"/>
        </w:rPr>
      </w:pPr>
      <w:r w:rsidDel="00000000" w:rsidR="00000000" w:rsidRPr="00000000">
        <w:rPr>
          <w:i w:val="1"/>
          <w:color w:val="000000"/>
          <w:sz w:val="20"/>
          <w:szCs w:val="20"/>
          <w:rtl w:val="0"/>
        </w:rPr>
        <w:t xml:space="preserve">Fuente.</w:t>
      </w:r>
      <w:r w:rsidDel="00000000" w:rsidR="00000000" w:rsidRPr="00000000">
        <w:rPr>
          <w:color w:val="000000"/>
          <w:sz w:val="20"/>
          <w:szCs w:val="20"/>
          <w:rtl w:val="0"/>
        </w:rPr>
        <w:t xml:space="preserve"> (Ramírez H. &amp; Guzmán, 2011). </w:t>
      </w:r>
    </w:p>
    <w:p w:rsidR="00000000" w:rsidDel="00000000" w:rsidP="00000000" w:rsidRDefault="00000000" w:rsidRPr="00000000" w14:paraId="000001FD">
      <w:pPr>
        <w:spacing w:after="160" w:line="259" w:lineRule="auto"/>
        <w:jc w:val="left"/>
        <w:rPr/>
      </w:pPr>
      <w:r w:rsidDel="00000000" w:rsidR="00000000" w:rsidRPr="00000000">
        <w:rPr>
          <w:rtl w:val="0"/>
        </w:rPr>
      </w:r>
    </w:p>
    <w:p w:rsidR="00000000" w:rsidDel="00000000" w:rsidP="00000000" w:rsidRDefault="00000000" w:rsidRPr="00000000" w14:paraId="000001FE">
      <w:pPr>
        <w:jc w:val="left"/>
        <w:rPr/>
      </w:pPr>
      <w:bookmarkStart w:colFirst="0" w:colLast="0" w:name="_heading=h.19c6y18" w:id="42"/>
      <w:bookmarkEnd w:id="42"/>
      <w:r w:rsidDel="00000000" w:rsidR="00000000" w:rsidRPr="00000000">
        <w:rPr>
          <w:b w:val="1"/>
          <w:rtl w:val="0"/>
        </w:rPr>
        <w:t xml:space="preserve">Tabla 2</w:t>
      </w:r>
      <w:r w:rsidDel="00000000" w:rsidR="00000000" w:rsidRPr="00000000">
        <w:rPr>
          <w:rtl w:val="0"/>
        </w:rPr>
        <w:br w:type="textWrapping"/>
      </w:r>
      <w:r w:rsidDel="00000000" w:rsidR="00000000" w:rsidRPr="00000000">
        <w:rPr>
          <w:i w:val="1"/>
          <w:rtl w:val="0"/>
        </w:rPr>
        <w:t xml:space="preserve">Características demográficas y tipo de tratamiento de hemodiálisis y diálisis peritoneal con la adherencia (SMAQ)</w:t>
      </w:r>
      <w:r w:rsidDel="00000000" w:rsidR="00000000" w:rsidRPr="00000000">
        <w:rPr>
          <w:rtl w:val="0"/>
        </w:rPr>
        <w:t xml:space="preserve"> </w:t>
      </w:r>
    </w:p>
    <w:tbl>
      <w:tblPr>
        <w:tblStyle w:val="Table4"/>
        <w:tblW w:w="93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44"/>
        <w:gridCol w:w="992"/>
        <w:gridCol w:w="993"/>
        <w:gridCol w:w="1134"/>
        <w:gridCol w:w="992"/>
        <w:gridCol w:w="1701"/>
        <w:tblGridChange w:id="0">
          <w:tblGrid>
            <w:gridCol w:w="3544"/>
            <w:gridCol w:w="992"/>
            <w:gridCol w:w="993"/>
            <w:gridCol w:w="1134"/>
            <w:gridCol w:w="992"/>
            <w:gridCol w:w="1701"/>
          </w:tblGrid>
        </w:tblGridChange>
      </w:tblGrid>
      <w:tr>
        <w:trPr>
          <w:cantSplit w:val="0"/>
          <w:trHeight w:val="225" w:hRule="atLeast"/>
          <w:tblHeader w:val="0"/>
        </w:trPr>
        <w:tc>
          <w:tcPr>
            <w:vMerge w:val="restart"/>
            <w:tcBorders>
              <w:top w:color="000000" w:space="0" w:sz="4" w:val="single"/>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FF">
            <w:pPr>
              <w:jc w:val="center"/>
              <w:rPr>
                <w:sz w:val="20"/>
                <w:szCs w:val="20"/>
              </w:rPr>
            </w:pPr>
            <w:r w:rsidDel="00000000" w:rsidR="00000000" w:rsidRPr="00000000">
              <w:rPr>
                <w:sz w:val="20"/>
                <w:szCs w:val="20"/>
                <w:rtl w:val="0"/>
              </w:rPr>
              <w:t xml:space="preserve"> </w:t>
            </w:r>
          </w:p>
        </w:tc>
        <w:tc>
          <w:tcPr>
            <w:gridSpan w:val="4"/>
            <w:tcBorders>
              <w:top w:color="000000" w:space="0" w:sz="4"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00">
            <w:pPr>
              <w:jc w:val="center"/>
              <w:rPr>
                <w:sz w:val="20"/>
                <w:szCs w:val="20"/>
              </w:rPr>
            </w:pPr>
            <w:r w:rsidDel="00000000" w:rsidR="00000000" w:rsidRPr="00000000">
              <w:rPr>
                <w:sz w:val="20"/>
                <w:szCs w:val="20"/>
                <w:rtl w:val="0"/>
              </w:rPr>
              <w:t xml:space="preserve">Adherencia (SMAQ)</w:t>
            </w:r>
          </w:p>
        </w:tc>
        <w:tc>
          <w:tcPr>
            <w:tcBorders>
              <w:top w:color="000000" w:space="0" w:sz="4"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04">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vMerge w:val="continue"/>
            <w:tcBorders>
              <w:top w:color="000000" w:space="0" w:sz="4" w:val="single"/>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06">
            <w:pPr>
              <w:jc w:val="center"/>
              <w:rPr>
                <w:sz w:val="20"/>
                <w:szCs w:val="20"/>
              </w:rPr>
            </w:pPr>
            <w:r w:rsidDel="00000000" w:rsidR="00000000" w:rsidRPr="00000000">
              <w:rPr>
                <w:sz w:val="20"/>
                <w:szCs w:val="20"/>
                <w:rtl w:val="0"/>
              </w:rPr>
              <w:t xml:space="preserve">No</w:t>
            </w:r>
          </w:p>
        </w:tc>
        <w:tc>
          <w:tcPr>
            <w:gridSpan w:val="2"/>
            <w:tcBorders>
              <w:top w:color="000000" w:space="0" w:sz="4" w:val="single"/>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08">
            <w:pPr>
              <w:jc w:val="center"/>
              <w:rPr>
                <w:sz w:val="20"/>
                <w:szCs w:val="20"/>
              </w:rPr>
            </w:pPr>
            <w:r w:rsidDel="00000000" w:rsidR="00000000" w:rsidRPr="00000000">
              <w:rPr>
                <w:sz w:val="20"/>
                <w:szCs w:val="20"/>
                <w:rtl w:val="0"/>
              </w:rPr>
              <w:t xml:space="preserve">Sí</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0A">
            <w:pPr>
              <w:jc w:val="center"/>
              <w:rPr>
                <w:sz w:val="20"/>
                <w:szCs w:val="20"/>
              </w:rPr>
            </w:pPr>
            <w:r w:rsidDel="00000000" w:rsidR="00000000" w:rsidRPr="00000000">
              <w:rPr>
                <w:sz w:val="20"/>
                <w:szCs w:val="20"/>
                <w:rtl w:val="0"/>
              </w:rPr>
              <w:t xml:space="preserve">Valor P</w:t>
            </w:r>
          </w:p>
        </w:tc>
      </w:tr>
      <w:tr>
        <w:trPr>
          <w:cantSplit w:val="0"/>
          <w:trHeight w:val="225" w:hRule="atLeast"/>
          <w:tblHeader w:val="0"/>
        </w:trPr>
        <w:tc>
          <w:tcPr>
            <w:vMerge w:val="continue"/>
            <w:tcBorders>
              <w:top w:color="000000" w:space="0" w:sz="4" w:val="single"/>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0C">
            <w:pPr>
              <w:jc w:val="center"/>
              <w:rPr>
                <w:sz w:val="20"/>
                <w:szCs w:val="20"/>
              </w:rPr>
            </w:pPr>
            <w:r w:rsidDel="00000000" w:rsidR="00000000" w:rsidRPr="00000000">
              <w:rPr>
                <w:sz w:val="20"/>
                <w:szCs w:val="20"/>
                <w:rtl w:val="0"/>
              </w:rPr>
              <w:t xml:space="preserve">N</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0D">
            <w:pPr>
              <w:jc w:val="center"/>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0E">
            <w:pPr>
              <w:jc w:val="center"/>
              <w:rPr>
                <w:sz w:val="20"/>
                <w:szCs w:val="20"/>
              </w:rPr>
            </w:pPr>
            <w:r w:rsidDel="00000000" w:rsidR="00000000" w:rsidRPr="00000000">
              <w:rPr>
                <w:sz w:val="20"/>
                <w:szCs w:val="20"/>
                <w:rtl w:val="0"/>
              </w:rPr>
              <w:t xml:space="preserve">N</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0F">
            <w:pPr>
              <w:jc w:val="center"/>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10">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11">
            <w:pPr>
              <w:jc w:val="left"/>
              <w:rPr>
                <w:sz w:val="20"/>
                <w:szCs w:val="20"/>
              </w:rPr>
            </w:pPr>
            <w:r w:rsidDel="00000000" w:rsidR="00000000" w:rsidRPr="00000000">
              <w:rPr>
                <w:sz w:val="20"/>
                <w:szCs w:val="20"/>
                <w:rtl w:val="0"/>
              </w:rPr>
              <w:t xml:space="preserve">Sexo</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12">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13">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14">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15">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16">
            <w:pPr>
              <w:jc w:val="center"/>
              <w:rPr>
                <w:sz w:val="20"/>
                <w:szCs w:val="20"/>
              </w:rPr>
            </w:pPr>
            <w:r w:rsidDel="00000000" w:rsidR="00000000" w:rsidRPr="00000000">
              <w:rPr>
                <w:sz w:val="20"/>
                <w:szCs w:val="20"/>
                <w:rtl w:val="0"/>
              </w:rPr>
              <w:t xml:space="preserve">0.13</w:t>
            </w:r>
          </w:p>
        </w:tc>
      </w:tr>
      <w:tr>
        <w:trPr>
          <w:cantSplit w:val="0"/>
          <w:trHeight w:val="210" w:hRule="atLeast"/>
          <w:tblHeader w:val="0"/>
        </w:trPr>
        <w:tc>
          <w:tcPr>
            <w:tcBorders>
              <w:top w:color="000000" w:space="0" w:sz="0" w:val="nil"/>
              <w:left w:color="000000" w:space="0" w:sz="0" w:val="nil"/>
              <w:right w:color="000000" w:space="0" w:sz="0" w:val="nil"/>
            </w:tcBorders>
            <w:shd w:fill="ffffff" w:val="clear"/>
            <w:vAlign w:val="center"/>
          </w:tcPr>
          <w:p w:rsidR="00000000" w:rsidDel="00000000" w:rsidP="00000000" w:rsidRDefault="00000000" w:rsidRPr="00000000" w14:paraId="00000217">
            <w:pPr>
              <w:jc w:val="left"/>
              <w:rPr>
                <w:sz w:val="20"/>
                <w:szCs w:val="20"/>
              </w:rPr>
            </w:pPr>
            <w:r w:rsidDel="00000000" w:rsidR="00000000" w:rsidRPr="00000000">
              <w:rPr>
                <w:sz w:val="20"/>
                <w:szCs w:val="20"/>
                <w:rtl w:val="0"/>
              </w:rPr>
              <w:t xml:space="preserve">Hombre</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18">
            <w:pPr>
              <w:jc w:val="center"/>
              <w:rPr>
                <w:sz w:val="20"/>
                <w:szCs w:val="20"/>
              </w:rPr>
            </w:pPr>
            <w:r w:rsidDel="00000000" w:rsidR="00000000" w:rsidRPr="00000000">
              <w:rPr>
                <w:sz w:val="20"/>
                <w:szCs w:val="20"/>
                <w:rtl w:val="0"/>
              </w:rPr>
              <w:t xml:space="preserve">55</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19">
            <w:pPr>
              <w:jc w:val="center"/>
              <w:rPr>
                <w:sz w:val="20"/>
                <w:szCs w:val="20"/>
              </w:rPr>
            </w:pPr>
            <w:r w:rsidDel="00000000" w:rsidR="00000000" w:rsidRPr="00000000">
              <w:rPr>
                <w:sz w:val="20"/>
                <w:szCs w:val="20"/>
                <w:rtl w:val="0"/>
              </w:rPr>
              <w:t xml:space="preserve">58.5</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1A">
            <w:pPr>
              <w:jc w:val="center"/>
              <w:rPr>
                <w:sz w:val="20"/>
                <w:szCs w:val="20"/>
              </w:rPr>
            </w:pPr>
            <w:r w:rsidDel="00000000" w:rsidR="00000000" w:rsidRPr="00000000">
              <w:rPr>
                <w:sz w:val="20"/>
                <w:szCs w:val="20"/>
                <w:rtl w:val="0"/>
              </w:rPr>
              <w:t xml:space="preserve">45</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1B">
            <w:pPr>
              <w:jc w:val="center"/>
              <w:rPr>
                <w:sz w:val="20"/>
                <w:szCs w:val="20"/>
              </w:rPr>
            </w:pPr>
            <w:r w:rsidDel="00000000" w:rsidR="00000000" w:rsidRPr="00000000">
              <w:rPr>
                <w:sz w:val="20"/>
                <w:szCs w:val="20"/>
                <w:rtl w:val="0"/>
              </w:rPr>
              <w:t xml:space="preserve">70.3</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1C">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1D">
            <w:pPr>
              <w:jc w:val="left"/>
              <w:rPr>
                <w:sz w:val="20"/>
                <w:szCs w:val="20"/>
              </w:rPr>
            </w:pPr>
            <w:r w:rsidDel="00000000" w:rsidR="00000000" w:rsidRPr="00000000">
              <w:rPr>
                <w:sz w:val="20"/>
                <w:szCs w:val="20"/>
                <w:rtl w:val="0"/>
              </w:rPr>
              <w:t xml:space="preserve">Mujer</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1E">
            <w:pPr>
              <w:jc w:val="center"/>
              <w:rPr>
                <w:sz w:val="20"/>
                <w:szCs w:val="20"/>
              </w:rPr>
            </w:pPr>
            <w:r w:rsidDel="00000000" w:rsidR="00000000" w:rsidRPr="00000000">
              <w:rPr>
                <w:sz w:val="20"/>
                <w:szCs w:val="20"/>
                <w:rtl w:val="0"/>
              </w:rPr>
              <w:t xml:space="preserve">39</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1F">
            <w:pPr>
              <w:jc w:val="center"/>
              <w:rPr>
                <w:sz w:val="20"/>
                <w:szCs w:val="20"/>
              </w:rPr>
            </w:pPr>
            <w:r w:rsidDel="00000000" w:rsidR="00000000" w:rsidRPr="00000000">
              <w:rPr>
                <w:sz w:val="20"/>
                <w:szCs w:val="20"/>
                <w:rtl w:val="0"/>
              </w:rPr>
              <w:t xml:space="preserve">41.5</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20">
            <w:pPr>
              <w:jc w:val="center"/>
              <w:rPr>
                <w:sz w:val="20"/>
                <w:szCs w:val="20"/>
              </w:rPr>
            </w:pPr>
            <w:r w:rsidDel="00000000" w:rsidR="00000000" w:rsidRPr="00000000">
              <w:rPr>
                <w:sz w:val="20"/>
                <w:szCs w:val="20"/>
                <w:rtl w:val="0"/>
              </w:rPr>
              <w:t xml:space="preserve">19</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21">
            <w:pPr>
              <w:jc w:val="center"/>
              <w:rPr>
                <w:sz w:val="20"/>
                <w:szCs w:val="20"/>
              </w:rPr>
            </w:pPr>
            <w:r w:rsidDel="00000000" w:rsidR="00000000" w:rsidRPr="00000000">
              <w:rPr>
                <w:sz w:val="20"/>
                <w:szCs w:val="20"/>
                <w:rtl w:val="0"/>
              </w:rPr>
              <w:t xml:space="preserve">29.7</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22">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23">
            <w:pPr>
              <w:jc w:val="left"/>
              <w:rPr>
                <w:sz w:val="20"/>
                <w:szCs w:val="20"/>
              </w:rPr>
            </w:pPr>
            <w:r w:rsidDel="00000000" w:rsidR="00000000" w:rsidRPr="00000000">
              <w:rPr>
                <w:sz w:val="20"/>
                <w:szCs w:val="20"/>
                <w:rtl w:val="0"/>
              </w:rPr>
              <w:t xml:space="preserve">Edad</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24">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25">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26">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27">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28">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29">
            <w:pPr>
              <w:jc w:val="left"/>
              <w:rPr>
                <w:sz w:val="20"/>
                <w:szCs w:val="20"/>
              </w:rPr>
            </w:pPr>
            <w:r w:rsidDel="00000000" w:rsidR="00000000" w:rsidRPr="00000000">
              <w:rPr>
                <w:sz w:val="20"/>
                <w:szCs w:val="20"/>
                <w:rtl w:val="0"/>
              </w:rPr>
              <w:t xml:space="preserve">19 a 25</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2A">
            <w:pPr>
              <w:jc w:val="center"/>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2B">
            <w:pPr>
              <w:jc w:val="center"/>
              <w:rPr>
                <w:sz w:val="20"/>
                <w:szCs w:val="20"/>
              </w:rPr>
            </w:pPr>
            <w:r w:rsidDel="00000000" w:rsidR="00000000" w:rsidRPr="00000000">
              <w:rPr>
                <w:sz w:val="20"/>
                <w:szCs w:val="20"/>
                <w:rtl w:val="0"/>
              </w:rPr>
              <w:t xml:space="preserve">7.4</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2C">
            <w:pPr>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2D">
            <w:pPr>
              <w:jc w:val="center"/>
              <w:rPr>
                <w:sz w:val="20"/>
                <w:szCs w:val="20"/>
              </w:rPr>
            </w:pPr>
            <w:r w:rsidDel="00000000" w:rsidR="00000000" w:rsidRPr="00000000">
              <w:rPr>
                <w:sz w:val="20"/>
                <w:szCs w:val="20"/>
                <w:rtl w:val="0"/>
              </w:rPr>
              <w:t xml:space="preserve">1.6</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2E">
            <w:pPr>
              <w:jc w:val="center"/>
              <w:rPr>
                <w:sz w:val="20"/>
                <w:szCs w:val="20"/>
              </w:rPr>
            </w:pPr>
            <w:r w:rsidDel="00000000" w:rsidR="00000000" w:rsidRPr="00000000">
              <w:rPr>
                <w:sz w:val="20"/>
                <w:szCs w:val="20"/>
                <w:rtl w:val="0"/>
              </w:rPr>
              <w:t xml:space="preserve">0.246</w:t>
            </w:r>
          </w:p>
        </w:tc>
      </w:tr>
      <w:tr>
        <w:trPr>
          <w:cantSplit w:val="0"/>
          <w:trHeight w:val="225" w:hRule="atLeast"/>
          <w:tblHeader w:val="0"/>
        </w:trPr>
        <w:tc>
          <w:tcPr>
            <w:tcBorders>
              <w:top w:color="000000" w:space="0" w:sz="0" w:val="nil"/>
              <w:left w:color="000000" w:space="0" w:sz="0" w:val="nil"/>
              <w:right w:color="000000" w:space="0" w:sz="0" w:val="nil"/>
            </w:tcBorders>
            <w:shd w:fill="ffffff" w:val="clear"/>
            <w:vAlign w:val="center"/>
          </w:tcPr>
          <w:p w:rsidR="00000000" w:rsidDel="00000000" w:rsidP="00000000" w:rsidRDefault="00000000" w:rsidRPr="00000000" w14:paraId="0000022F">
            <w:pPr>
              <w:jc w:val="left"/>
              <w:rPr>
                <w:sz w:val="20"/>
                <w:szCs w:val="20"/>
              </w:rPr>
            </w:pPr>
            <w:r w:rsidDel="00000000" w:rsidR="00000000" w:rsidRPr="00000000">
              <w:rPr>
                <w:sz w:val="20"/>
                <w:szCs w:val="20"/>
                <w:rtl w:val="0"/>
              </w:rPr>
              <w:t xml:space="preserve">27 a 59</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30">
            <w:pPr>
              <w:jc w:val="center"/>
              <w:rPr>
                <w:sz w:val="20"/>
                <w:szCs w:val="20"/>
              </w:rPr>
            </w:pPr>
            <w:r w:rsidDel="00000000" w:rsidR="00000000" w:rsidRPr="00000000">
              <w:rPr>
                <w:sz w:val="20"/>
                <w:szCs w:val="20"/>
                <w:rtl w:val="0"/>
              </w:rPr>
              <w:t xml:space="preserve">69</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31">
            <w:pPr>
              <w:jc w:val="center"/>
              <w:rPr>
                <w:sz w:val="20"/>
                <w:szCs w:val="20"/>
              </w:rPr>
            </w:pPr>
            <w:r w:rsidDel="00000000" w:rsidR="00000000" w:rsidRPr="00000000">
              <w:rPr>
                <w:sz w:val="20"/>
                <w:szCs w:val="20"/>
                <w:rtl w:val="0"/>
              </w:rPr>
              <w:t xml:space="preserve">73.4</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32">
            <w:pPr>
              <w:jc w:val="center"/>
              <w:rPr>
                <w:sz w:val="20"/>
                <w:szCs w:val="20"/>
              </w:rPr>
            </w:pPr>
            <w:r w:rsidDel="00000000" w:rsidR="00000000" w:rsidRPr="00000000">
              <w:rPr>
                <w:sz w:val="20"/>
                <w:szCs w:val="20"/>
                <w:rtl w:val="0"/>
              </w:rPr>
              <w:t xml:space="preserve">51</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33">
            <w:pPr>
              <w:jc w:val="center"/>
              <w:rPr>
                <w:sz w:val="20"/>
                <w:szCs w:val="20"/>
              </w:rPr>
            </w:pPr>
            <w:r w:rsidDel="00000000" w:rsidR="00000000" w:rsidRPr="00000000">
              <w:rPr>
                <w:sz w:val="20"/>
                <w:szCs w:val="20"/>
                <w:rtl w:val="0"/>
              </w:rPr>
              <w:t xml:space="preserve">79.7</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34">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35">
            <w:pPr>
              <w:jc w:val="left"/>
              <w:rPr>
                <w:sz w:val="20"/>
                <w:szCs w:val="20"/>
              </w:rPr>
            </w:pPr>
            <w:r w:rsidDel="00000000" w:rsidR="00000000" w:rsidRPr="00000000">
              <w:rPr>
                <w:sz w:val="20"/>
                <w:szCs w:val="20"/>
                <w:rtl w:val="0"/>
              </w:rPr>
              <w:t xml:space="preserve">60 años o más</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36">
            <w:pPr>
              <w:jc w:val="center"/>
              <w:rPr>
                <w:sz w:val="20"/>
                <w:szCs w:val="20"/>
              </w:rPr>
            </w:pPr>
            <w:r w:rsidDel="00000000" w:rsidR="00000000" w:rsidRPr="00000000">
              <w:rPr>
                <w:sz w:val="20"/>
                <w:szCs w:val="20"/>
                <w:rtl w:val="0"/>
              </w:rPr>
              <w:t xml:space="preserve">18</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37">
            <w:pPr>
              <w:jc w:val="center"/>
              <w:rPr>
                <w:sz w:val="20"/>
                <w:szCs w:val="20"/>
              </w:rPr>
            </w:pPr>
            <w:r w:rsidDel="00000000" w:rsidR="00000000" w:rsidRPr="00000000">
              <w:rPr>
                <w:sz w:val="20"/>
                <w:szCs w:val="20"/>
                <w:rtl w:val="0"/>
              </w:rPr>
              <w:t xml:space="preserve">19.1</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38">
            <w:pPr>
              <w:jc w:val="center"/>
              <w:rPr>
                <w:sz w:val="20"/>
                <w:szCs w:val="20"/>
              </w:rPr>
            </w:pPr>
            <w:r w:rsidDel="00000000" w:rsidR="00000000" w:rsidRPr="00000000">
              <w:rPr>
                <w:sz w:val="20"/>
                <w:szCs w:val="20"/>
                <w:rtl w:val="0"/>
              </w:rPr>
              <w:t xml:space="preserve">12</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39">
            <w:pPr>
              <w:jc w:val="center"/>
              <w:rPr>
                <w:sz w:val="20"/>
                <w:szCs w:val="20"/>
              </w:rPr>
            </w:pPr>
            <w:r w:rsidDel="00000000" w:rsidR="00000000" w:rsidRPr="00000000">
              <w:rPr>
                <w:sz w:val="20"/>
                <w:szCs w:val="20"/>
                <w:rtl w:val="0"/>
              </w:rPr>
              <w:t xml:space="preserve">18.8</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3A">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3B">
            <w:pPr>
              <w:jc w:val="left"/>
              <w:rPr>
                <w:sz w:val="20"/>
                <w:szCs w:val="20"/>
              </w:rPr>
            </w:pPr>
            <w:r w:rsidDel="00000000" w:rsidR="00000000" w:rsidRPr="00000000">
              <w:rPr>
                <w:sz w:val="20"/>
                <w:szCs w:val="20"/>
                <w:rtl w:val="0"/>
              </w:rPr>
              <w:t xml:space="preserve">Estado civil</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3C">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3D">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3E">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3F">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40">
            <w:pPr>
              <w:jc w:val="center"/>
              <w:rPr>
                <w:sz w:val="20"/>
                <w:szCs w:val="20"/>
              </w:rPr>
            </w:pPr>
            <w:r w:rsidDel="00000000" w:rsidR="00000000" w:rsidRPr="00000000">
              <w:rPr>
                <w:sz w:val="20"/>
                <w:szCs w:val="20"/>
                <w:rtl w:val="0"/>
              </w:rPr>
              <w:t xml:space="preserve">0.036*</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41">
            <w:pPr>
              <w:jc w:val="left"/>
              <w:rPr>
                <w:sz w:val="20"/>
                <w:szCs w:val="20"/>
              </w:rPr>
            </w:pPr>
            <w:r w:rsidDel="00000000" w:rsidR="00000000" w:rsidRPr="00000000">
              <w:rPr>
                <w:sz w:val="20"/>
                <w:szCs w:val="20"/>
                <w:rtl w:val="0"/>
              </w:rPr>
              <w:t xml:space="preserve">Soltero</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42">
            <w:pPr>
              <w:jc w:val="center"/>
              <w:rPr>
                <w:sz w:val="20"/>
                <w:szCs w:val="20"/>
              </w:rPr>
            </w:pPr>
            <w:r w:rsidDel="00000000" w:rsidR="00000000" w:rsidRPr="00000000">
              <w:rPr>
                <w:sz w:val="20"/>
                <w:szCs w:val="20"/>
                <w:rtl w:val="0"/>
              </w:rPr>
              <w:t xml:space="preserve">26</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43">
            <w:pPr>
              <w:jc w:val="center"/>
              <w:rPr>
                <w:sz w:val="20"/>
                <w:szCs w:val="20"/>
              </w:rPr>
            </w:pPr>
            <w:r w:rsidDel="00000000" w:rsidR="00000000" w:rsidRPr="00000000">
              <w:rPr>
                <w:sz w:val="20"/>
                <w:szCs w:val="20"/>
                <w:rtl w:val="0"/>
              </w:rPr>
              <w:t xml:space="preserve">27.7</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44">
            <w:pPr>
              <w:jc w:val="center"/>
              <w:rPr>
                <w:sz w:val="20"/>
                <w:szCs w:val="20"/>
              </w:rPr>
            </w:pPr>
            <w:r w:rsidDel="00000000" w:rsidR="00000000" w:rsidRPr="00000000">
              <w:rPr>
                <w:sz w:val="20"/>
                <w:szCs w:val="20"/>
                <w:rtl w:val="0"/>
              </w:rPr>
              <w:t xml:space="preserve">11</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45">
            <w:pPr>
              <w:jc w:val="center"/>
              <w:rPr>
                <w:sz w:val="20"/>
                <w:szCs w:val="20"/>
              </w:rPr>
            </w:pPr>
            <w:r w:rsidDel="00000000" w:rsidR="00000000" w:rsidRPr="00000000">
              <w:rPr>
                <w:sz w:val="20"/>
                <w:szCs w:val="20"/>
                <w:rtl w:val="0"/>
              </w:rPr>
              <w:t xml:space="preserve">17.2</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46">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0" w:val="nil"/>
              <w:right w:color="000000" w:space="0" w:sz="0" w:val="nil"/>
            </w:tcBorders>
            <w:shd w:fill="ffffff" w:val="clear"/>
            <w:vAlign w:val="center"/>
          </w:tcPr>
          <w:p w:rsidR="00000000" w:rsidDel="00000000" w:rsidP="00000000" w:rsidRDefault="00000000" w:rsidRPr="00000000" w14:paraId="00000247">
            <w:pPr>
              <w:jc w:val="left"/>
              <w:rPr>
                <w:sz w:val="20"/>
                <w:szCs w:val="20"/>
              </w:rPr>
            </w:pPr>
            <w:r w:rsidDel="00000000" w:rsidR="00000000" w:rsidRPr="00000000">
              <w:rPr>
                <w:sz w:val="20"/>
                <w:szCs w:val="20"/>
                <w:rtl w:val="0"/>
              </w:rPr>
              <w:t xml:space="preserve">Casado / unión libre</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48">
            <w:pPr>
              <w:jc w:val="center"/>
              <w:rPr>
                <w:sz w:val="20"/>
                <w:szCs w:val="20"/>
              </w:rPr>
            </w:pPr>
            <w:r w:rsidDel="00000000" w:rsidR="00000000" w:rsidRPr="00000000">
              <w:rPr>
                <w:sz w:val="20"/>
                <w:szCs w:val="20"/>
                <w:rtl w:val="0"/>
              </w:rPr>
              <w:t xml:space="preserve">57</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49">
            <w:pPr>
              <w:jc w:val="center"/>
              <w:rPr>
                <w:sz w:val="20"/>
                <w:szCs w:val="20"/>
              </w:rPr>
            </w:pPr>
            <w:r w:rsidDel="00000000" w:rsidR="00000000" w:rsidRPr="00000000">
              <w:rPr>
                <w:sz w:val="20"/>
                <w:szCs w:val="20"/>
                <w:rtl w:val="0"/>
              </w:rPr>
              <w:t xml:space="preserve">60.6</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4A">
            <w:pPr>
              <w:jc w:val="center"/>
              <w:rPr>
                <w:sz w:val="20"/>
                <w:szCs w:val="20"/>
              </w:rPr>
            </w:pPr>
            <w:r w:rsidDel="00000000" w:rsidR="00000000" w:rsidRPr="00000000">
              <w:rPr>
                <w:sz w:val="20"/>
                <w:szCs w:val="20"/>
                <w:rtl w:val="0"/>
              </w:rPr>
              <w:t xml:space="preserve">36</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4B">
            <w:pPr>
              <w:jc w:val="center"/>
              <w:rPr>
                <w:sz w:val="20"/>
                <w:szCs w:val="20"/>
              </w:rPr>
            </w:pPr>
            <w:r w:rsidDel="00000000" w:rsidR="00000000" w:rsidRPr="00000000">
              <w:rPr>
                <w:sz w:val="20"/>
                <w:szCs w:val="20"/>
                <w:rtl w:val="0"/>
              </w:rPr>
              <w:t xml:space="preserve">56.3</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4C">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4D">
            <w:pPr>
              <w:jc w:val="left"/>
              <w:rPr>
                <w:sz w:val="20"/>
                <w:szCs w:val="20"/>
              </w:rPr>
            </w:pPr>
            <w:r w:rsidDel="00000000" w:rsidR="00000000" w:rsidRPr="00000000">
              <w:rPr>
                <w:sz w:val="20"/>
                <w:szCs w:val="20"/>
                <w:rtl w:val="0"/>
              </w:rPr>
              <w:t xml:space="preserve">Viudo / divorciado</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4E">
            <w:pPr>
              <w:jc w:val="center"/>
              <w:rPr>
                <w:sz w:val="20"/>
                <w:szCs w:val="20"/>
              </w:rPr>
            </w:pPr>
            <w:r w:rsidDel="00000000" w:rsidR="00000000" w:rsidRPr="00000000">
              <w:rPr>
                <w:sz w:val="20"/>
                <w:szCs w:val="20"/>
                <w:rtl w:val="0"/>
              </w:rPr>
              <w:t xml:space="preserve">11</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4F">
            <w:pPr>
              <w:jc w:val="center"/>
              <w:rPr>
                <w:sz w:val="20"/>
                <w:szCs w:val="20"/>
              </w:rPr>
            </w:pPr>
            <w:r w:rsidDel="00000000" w:rsidR="00000000" w:rsidRPr="00000000">
              <w:rPr>
                <w:sz w:val="20"/>
                <w:szCs w:val="20"/>
                <w:rtl w:val="0"/>
              </w:rPr>
              <w:t xml:space="preserve">11.7</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50">
            <w:pPr>
              <w:jc w:val="center"/>
              <w:rPr>
                <w:sz w:val="20"/>
                <w:szCs w:val="20"/>
              </w:rPr>
            </w:pPr>
            <w:r w:rsidDel="00000000" w:rsidR="00000000" w:rsidRPr="00000000">
              <w:rPr>
                <w:sz w:val="20"/>
                <w:szCs w:val="20"/>
                <w:rtl w:val="0"/>
              </w:rPr>
              <w:t xml:space="preserve">17</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51">
            <w:pPr>
              <w:jc w:val="center"/>
              <w:rPr>
                <w:sz w:val="20"/>
                <w:szCs w:val="20"/>
              </w:rPr>
            </w:pPr>
            <w:r w:rsidDel="00000000" w:rsidR="00000000" w:rsidRPr="00000000">
              <w:rPr>
                <w:sz w:val="20"/>
                <w:szCs w:val="20"/>
                <w:rtl w:val="0"/>
              </w:rPr>
              <w:t xml:space="preserve">26.6</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52">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53">
            <w:pPr>
              <w:jc w:val="left"/>
              <w:rPr>
                <w:sz w:val="20"/>
                <w:szCs w:val="20"/>
              </w:rPr>
            </w:pPr>
            <w:r w:rsidDel="00000000" w:rsidR="00000000" w:rsidRPr="00000000">
              <w:rPr>
                <w:sz w:val="20"/>
                <w:szCs w:val="20"/>
                <w:rtl w:val="0"/>
              </w:rPr>
              <w:t xml:space="preserve">Ocupación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54">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55">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56">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57">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58">
            <w:pPr>
              <w:jc w:val="center"/>
              <w:rPr>
                <w:sz w:val="20"/>
                <w:szCs w:val="20"/>
              </w:rPr>
            </w:pPr>
            <w:r w:rsidDel="00000000" w:rsidR="00000000" w:rsidRPr="00000000">
              <w:rPr>
                <w:sz w:val="20"/>
                <w:szCs w:val="20"/>
                <w:rtl w:val="0"/>
              </w:rPr>
              <w:t xml:space="preserve">0.045*</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59">
            <w:pPr>
              <w:jc w:val="left"/>
              <w:rPr>
                <w:sz w:val="20"/>
                <w:szCs w:val="20"/>
              </w:rPr>
            </w:pPr>
            <w:r w:rsidDel="00000000" w:rsidR="00000000" w:rsidRPr="00000000">
              <w:rPr>
                <w:sz w:val="20"/>
                <w:szCs w:val="20"/>
                <w:rtl w:val="0"/>
              </w:rPr>
              <w:t xml:space="preserve">Hogar</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5A">
            <w:pPr>
              <w:jc w:val="center"/>
              <w:rPr>
                <w:sz w:val="20"/>
                <w:szCs w:val="20"/>
              </w:rPr>
            </w:pPr>
            <w:r w:rsidDel="00000000" w:rsidR="00000000" w:rsidRPr="00000000">
              <w:rPr>
                <w:sz w:val="20"/>
                <w:szCs w:val="20"/>
                <w:rtl w:val="0"/>
              </w:rPr>
              <w:t xml:space="preserve">37</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5B">
            <w:pPr>
              <w:jc w:val="center"/>
              <w:rPr>
                <w:sz w:val="20"/>
                <w:szCs w:val="20"/>
              </w:rPr>
            </w:pPr>
            <w:r w:rsidDel="00000000" w:rsidR="00000000" w:rsidRPr="00000000">
              <w:rPr>
                <w:sz w:val="20"/>
                <w:szCs w:val="20"/>
                <w:rtl w:val="0"/>
              </w:rPr>
              <w:t xml:space="preserve">39.4</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5C">
            <w:pPr>
              <w:jc w:val="center"/>
              <w:rPr>
                <w:sz w:val="20"/>
                <w:szCs w:val="20"/>
              </w:rPr>
            </w:pPr>
            <w:r w:rsidDel="00000000" w:rsidR="00000000" w:rsidRPr="00000000">
              <w:rPr>
                <w:sz w:val="20"/>
                <w:szCs w:val="20"/>
                <w:rtl w:val="0"/>
              </w:rPr>
              <w:t xml:space="preserve">15</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5D">
            <w:pPr>
              <w:jc w:val="center"/>
              <w:rPr>
                <w:sz w:val="20"/>
                <w:szCs w:val="20"/>
              </w:rPr>
            </w:pPr>
            <w:r w:rsidDel="00000000" w:rsidR="00000000" w:rsidRPr="00000000">
              <w:rPr>
                <w:sz w:val="20"/>
                <w:szCs w:val="20"/>
                <w:rtl w:val="0"/>
              </w:rPr>
              <w:t xml:space="preserve">23.4</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5E">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0" w:val="nil"/>
              <w:right w:color="000000" w:space="0" w:sz="0" w:val="nil"/>
            </w:tcBorders>
            <w:shd w:fill="ffffff" w:val="clear"/>
            <w:vAlign w:val="center"/>
          </w:tcPr>
          <w:p w:rsidR="00000000" w:rsidDel="00000000" w:rsidP="00000000" w:rsidRDefault="00000000" w:rsidRPr="00000000" w14:paraId="0000025F">
            <w:pPr>
              <w:jc w:val="left"/>
              <w:rPr>
                <w:sz w:val="20"/>
                <w:szCs w:val="20"/>
              </w:rPr>
            </w:pPr>
            <w:r w:rsidDel="00000000" w:rsidR="00000000" w:rsidRPr="00000000">
              <w:rPr>
                <w:sz w:val="20"/>
                <w:szCs w:val="20"/>
                <w:rtl w:val="0"/>
              </w:rPr>
              <w:t xml:space="preserve">Empleado</w:t>
            </w:r>
          </w:p>
        </w:tc>
        <w:tc>
          <w:tcPr>
            <w:tcBorders>
              <w:top w:color="000000" w:space="0" w:sz="0" w:val="nil"/>
              <w:left w:color="000000" w:space="0" w:sz="0" w:val="nil"/>
              <w:right w:color="000000" w:space="0" w:sz="0" w:val="nil"/>
            </w:tcBorders>
            <w:shd w:fill="ffffff" w:val="clear"/>
            <w:vAlign w:val="center"/>
          </w:tcPr>
          <w:p w:rsidR="00000000" w:rsidDel="00000000" w:rsidP="00000000" w:rsidRDefault="00000000" w:rsidRPr="00000000" w14:paraId="00000260">
            <w:pPr>
              <w:jc w:val="center"/>
              <w:rPr>
                <w:sz w:val="20"/>
                <w:szCs w:val="20"/>
              </w:rPr>
            </w:pPr>
            <w:r w:rsidDel="00000000" w:rsidR="00000000" w:rsidRPr="00000000">
              <w:rPr>
                <w:sz w:val="20"/>
                <w:szCs w:val="20"/>
                <w:rtl w:val="0"/>
              </w:rPr>
              <w:t xml:space="preserve">8</w:t>
            </w:r>
          </w:p>
        </w:tc>
        <w:tc>
          <w:tcPr>
            <w:tcBorders>
              <w:top w:color="000000" w:space="0" w:sz="0" w:val="nil"/>
              <w:left w:color="000000" w:space="0" w:sz="0" w:val="nil"/>
              <w:right w:color="000000" w:space="0" w:sz="0" w:val="nil"/>
            </w:tcBorders>
            <w:shd w:fill="ffffff" w:val="clear"/>
            <w:vAlign w:val="center"/>
          </w:tcPr>
          <w:p w:rsidR="00000000" w:rsidDel="00000000" w:rsidP="00000000" w:rsidRDefault="00000000" w:rsidRPr="00000000" w14:paraId="00000261">
            <w:pPr>
              <w:jc w:val="center"/>
              <w:rPr>
                <w:sz w:val="20"/>
                <w:szCs w:val="20"/>
              </w:rPr>
            </w:pPr>
            <w:r w:rsidDel="00000000" w:rsidR="00000000" w:rsidRPr="00000000">
              <w:rPr>
                <w:sz w:val="20"/>
                <w:szCs w:val="20"/>
                <w:rtl w:val="0"/>
              </w:rPr>
              <w:t xml:space="preserve">8.5</w:t>
            </w:r>
          </w:p>
        </w:tc>
        <w:tc>
          <w:tcPr>
            <w:tcBorders>
              <w:top w:color="000000" w:space="0" w:sz="0" w:val="nil"/>
              <w:left w:color="000000" w:space="0" w:sz="0" w:val="nil"/>
              <w:right w:color="000000" w:space="0" w:sz="0" w:val="nil"/>
            </w:tcBorders>
            <w:shd w:fill="ffffff" w:val="clear"/>
            <w:vAlign w:val="center"/>
          </w:tcPr>
          <w:p w:rsidR="00000000" w:rsidDel="00000000" w:rsidP="00000000" w:rsidRDefault="00000000" w:rsidRPr="00000000" w14:paraId="00000262">
            <w:pPr>
              <w:jc w:val="center"/>
              <w:rPr>
                <w:sz w:val="20"/>
                <w:szCs w:val="20"/>
              </w:rPr>
            </w:pPr>
            <w:r w:rsidDel="00000000" w:rsidR="00000000" w:rsidRPr="00000000">
              <w:rPr>
                <w:sz w:val="20"/>
                <w:szCs w:val="20"/>
                <w:rtl w:val="0"/>
              </w:rPr>
              <w:t xml:space="preserve">3</w:t>
            </w:r>
          </w:p>
        </w:tc>
        <w:tc>
          <w:tcPr>
            <w:tcBorders>
              <w:top w:color="000000" w:space="0" w:sz="0" w:val="nil"/>
              <w:left w:color="000000" w:space="0" w:sz="0" w:val="nil"/>
              <w:right w:color="000000" w:space="0" w:sz="0" w:val="nil"/>
            </w:tcBorders>
            <w:shd w:fill="ffffff" w:val="clear"/>
            <w:vAlign w:val="center"/>
          </w:tcPr>
          <w:p w:rsidR="00000000" w:rsidDel="00000000" w:rsidP="00000000" w:rsidRDefault="00000000" w:rsidRPr="00000000" w14:paraId="00000263">
            <w:pPr>
              <w:jc w:val="center"/>
              <w:rPr>
                <w:sz w:val="20"/>
                <w:szCs w:val="20"/>
              </w:rPr>
            </w:pPr>
            <w:r w:rsidDel="00000000" w:rsidR="00000000" w:rsidRPr="00000000">
              <w:rPr>
                <w:sz w:val="20"/>
                <w:szCs w:val="20"/>
                <w:rtl w:val="0"/>
              </w:rPr>
              <w:t xml:space="preserve">4.7</w:t>
            </w:r>
          </w:p>
        </w:tc>
        <w:tc>
          <w:tcPr>
            <w:tcBorders>
              <w:top w:color="000000" w:space="0" w:sz="0" w:val="nil"/>
              <w:left w:color="000000" w:space="0" w:sz="0" w:val="nil"/>
              <w:right w:color="000000" w:space="0" w:sz="0" w:val="nil"/>
            </w:tcBorders>
            <w:shd w:fill="ffffff" w:val="clear"/>
            <w:vAlign w:val="center"/>
          </w:tcPr>
          <w:p w:rsidR="00000000" w:rsidDel="00000000" w:rsidP="00000000" w:rsidRDefault="00000000" w:rsidRPr="00000000" w14:paraId="00000264">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65">
            <w:pPr>
              <w:jc w:val="left"/>
              <w:rPr>
                <w:sz w:val="20"/>
                <w:szCs w:val="20"/>
              </w:rPr>
            </w:pPr>
            <w:r w:rsidDel="00000000" w:rsidR="00000000" w:rsidRPr="00000000">
              <w:rPr>
                <w:sz w:val="20"/>
                <w:szCs w:val="20"/>
                <w:rtl w:val="0"/>
              </w:rPr>
              <w:t xml:space="preserve">Otro</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66">
            <w:pPr>
              <w:jc w:val="center"/>
              <w:rPr>
                <w:sz w:val="20"/>
                <w:szCs w:val="20"/>
              </w:rPr>
            </w:pPr>
            <w:r w:rsidDel="00000000" w:rsidR="00000000" w:rsidRPr="00000000">
              <w:rPr>
                <w:sz w:val="20"/>
                <w:szCs w:val="20"/>
                <w:rtl w:val="0"/>
              </w:rPr>
              <w:t xml:space="preserve">49</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67">
            <w:pPr>
              <w:jc w:val="center"/>
              <w:rPr>
                <w:sz w:val="20"/>
                <w:szCs w:val="20"/>
              </w:rPr>
            </w:pPr>
            <w:r w:rsidDel="00000000" w:rsidR="00000000" w:rsidRPr="00000000">
              <w:rPr>
                <w:sz w:val="20"/>
                <w:szCs w:val="20"/>
                <w:rtl w:val="0"/>
              </w:rPr>
              <w:t xml:space="preserve">52.1</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68">
            <w:pPr>
              <w:jc w:val="center"/>
              <w:rPr>
                <w:sz w:val="20"/>
                <w:szCs w:val="20"/>
              </w:rPr>
            </w:pPr>
            <w:r w:rsidDel="00000000" w:rsidR="00000000" w:rsidRPr="00000000">
              <w:rPr>
                <w:sz w:val="20"/>
                <w:szCs w:val="20"/>
                <w:rtl w:val="0"/>
              </w:rPr>
              <w:t xml:space="preserve">46</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69">
            <w:pPr>
              <w:jc w:val="center"/>
              <w:rPr>
                <w:sz w:val="20"/>
                <w:szCs w:val="20"/>
              </w:rPr>
            </w:pPr>
            <w:r w:rsidDel="00000000" w:rsidR="00000000" w:rsidRPr="00000000">
              <w:rPr>
                <w:sz w:val="20"/>
                <w:szCs w:val="20"/>
                <w:rtl w:val="0"/>
              </w:rPr>
              <w:t xml:space="preserve">71.9</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6A">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gridSpan w:val="2"/>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6B">
            <w:pPr>
              <w:spacing w:before="120" w:lineRule="auto"/>
              <w:jc w:val="left"/>
              <w:rPr>
                <w:sz w:val="20"/>
                <w:szCs w:val="20"/>
              </w:rPr>
            </w:pPr>
            <w:r w:rsidDel="00000000" w:rsidR="00000000" w:rsidRPr="00000000">
              <w:rPr>
                <w:sz w:val="20"/>
                <w:szCs w:val="20"/>
                <w:rtl w:val="0"/>
              </w:rPr>
              <w:t xml:space="preserve">*Valor p &lt; 0.05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6D">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6E">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6F">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70">
            <w:pPr>
              <w:jc w:val="center"/>
              <w:rPr>
                <w:sz w:val="20"/>
                <w:szCs w:val="20"/>
              </w:rPr>
            </w:pPr>
            <w:r w:rsidDel="00000000" w:rsidR="00000000" w:rsidRPr="00000000">
              <w:rPr>
                <w:sz w:val="20"/>
                <w:szCs w:val="20"/>
                <w:rtl w:val="0"/>
              </w:rPr>
              <w:t xml:space="preserve"> </w:t>
            </w:r>
          </w:p>
        </w:tc>
      </w:tr>
    </w:tbl>
    <w:p w:rsidR="00000000" w:rsidDel="00000000" w:rsidP="00000000" w:rsidRDefault="00000000" w:rsidRPr="00000000" w14:paraId="00000271">
      <w:pPr>
        <w:spacing w:after="160" w:line="259" w:lineRule="auto"/>
        <w:jc w:val="left"/>
        <w:rPr>
          <w:b w:val="1"/>
        </w:rPr>
      </w:pPr>
      <w:bookmarkStart w:colFirst="0" w:colLast="0" w:name="_heading=h.3tbugp1" w:id="43"/>
      <w:bookmarkEnd w:id="43"/>
      <w:r w:rsidDel="00000000" w:rsidR="00000000" w:rsidRPr="00000000">
        <w:rPr>
          <w:b w:val="1"/>
          <w:rtl w:val="0"/>
        </w:rPr>
        <w:t xml:space="preserve">Tabla 3</w:t>
      </w:r>
      <w:r w:rsidDel="00000000" w:rsidR="00000000" w:rsidRPr="00000000">
        <w:rPr>
          <w:rtl w:val="0"/>
        </w:rPr>
        <w:br w:type="textWrapping"/>
      </w:r>
      <w:r w:rsidDel="00000000" w:rsidR="00000000" w:rsidRPr="00000000">
        <w:rPr>
          <w:i w:val="1"/>
          <w:rtl w:val="0"/>
        </w:rPr>
        <w:t xml:space="preserve">Categorías de la investigación</w:t>
      </w:r>
      <w:r w:rsidDel="00000000" w:rsidR="00000000" w:rsidRPr="00000000">
        <w:rPr>
          <w:rtl w:val="0"/>
        </w:rPr>
      </w:r>
    </w:p>
    <w:tbl>
      <w:tblPr>
        <w:tblStyle w:val="Table5"/>
        <w:tblW w:w="9214.0" w:type="dxa"/>
        <w:jc w:val="left"/>
        <w:tblBorders>
          <w:top w:color="000000" w:space="0" w:sz="4" w:val="single"/>
          <w:left w:color="000000" w:space="0" w:sz="0" w:val="nil"/>
          <w:bottom w:color="000000" w:space="0" w:sz="4" w:val="single"/>
          <w:right w:color="000000" w:space="0" w:sz="0" w:val="nil"/>
          <w:insideH w:color="000000" w:space="0" w:sz="4" w:val="single"/>
          <w:insideV w:color="000000" w:space="0" w:sz="0" w:val="nil"/>
        </w:tblBorders>
        <w:tblLayout w:type="fixed"/>
        <w:tblLook w:val="0400"/>
      </w:tblPr>
      <w:tblGrid>
        <w:gridCol w:w="1560"/>
        <w:gridCol w:w="2126"/>
        <w:gridCol w:w="5528"/>
        <w:tblGridChange w:id="0">
          <w:tblGrid>
            <w:gridCol w:w="1560"/>
            <w:gridCol w:w="2126"/>
            <w:gridCol w:w="5528"/>
          </w:tblGrid>
        </w:tblGridChange>
      </w:tblGrid>
      <w:tr>
        <w:trPr>
          <w:cantSplit w:val="0"/>
          <w:trHeight w:val="274" w:hRule="atLeast"/>
          <w:tblHeader w:val="0"/>
        </w:trPr>
        <w:tc>
          <w:tcPr>
            <w:vAlign w:val="center"/>
          </w:tcPr>
          <w:p w:rsidR="00000000" w:rsidDel="00000000" w:rsidP="00000000" w:rsidRDefault="00000000" w:rsidRPr="00000000" w14:paraId="00000272">
            <w:pPr>
              <w:pBdr>
                <w:top w:space="0" w:sz="0" w:val="nil"/>
                <w:left w:space="0" w:sz="0" w:val="nil"/>
                <w:bottom w:space="0" w:sz="0" w:val="nil"/>
                <w:right w:space="0" w:sz="0" w:val="nil"/>
                <w:between w:space="0" w:sz="0" w:val="nil"/>
              </w:pBdr>
              <w:spacing w:after="60" w:before="60" w:line="259" w:lineRule="auto"/>
              <w:jc w:val="center"/>
              <w:rPr>
                <w:b w:val="1"/>
                <w:color w:val="000000"/>
                <w:sz w:val="20"/>
                <w:szCs w:val="20"/>
              </w:rPr>
            </w:pPr>
            <w:bookmarkStart w:colFirst="0" w:colLast="0" w:name="_heading=h.28h4qwu" w:id="44"/>
            <w:bookmarkEnd w:id="44"/>
            <w:r w:rsidDel="00000000" w:rsidR="00000000" w:rsidRPr="00000000">
              <w:rPr>
                <w:b w:val="1"/>
                <w:color w:val="000000"/>
                <w:sz w:val="20"/>
                <w:szCs w:val="20"/>
                <w:rtl w:val="0"/>
              </w:rPr>
              <w:t xml:space="preserve">Categoría</w:t>
            </w:r>
          </w:p>
        </w:tc>
        <w:tc>
          <w:tcPr>
            <w:vAlign w:val="center"/>
          </w:tcPr>
          <w:p w:rsidR="00000000" w:rsidDel="00000000" w:rsidP="00000000" w:rsidRDefault="00000000" w:rsidRPr="00000000" w14:paraId="00000273">
            <w:pPr>
              <w:pBdr>
                <w:top w:space="0" w:sz="0" w:val="nil"/>
                <w:left w:space="0" w:sz="0" w:val="nil"/>
                <w:bottom w:space="0" w:sz="0" w:val="nil"/>
                <w:right w:space="0" w:sz="0" w:val="nil"/>
                <w:between w:space="0" w:sz="0" w:val="nil"/>
              </w:pBdr>
              <w:spacing w:after="60" w:before="60" w:line="259" w:lineRule="auto"/>
              <w:jc w:val="center"/>
              <w:rPr>
                <w:b w:val="1"/>
                <w:color w:val="000000"/>
                <w:sz w:val="20"/>
                <w:szCs w:val="20"/>
              </w:rPr>
            </w:pPr>
            <w:bookmarkStart w:colFirst="0" w:colLast="0" w:name="_heading=h.nmf14n" w:id="45"/>
            <w:bookmarkEnd w:id="45"/>
            <w:r w:rsidDel="00000000" w:rsidR="00000000" w:rsidRPr="00000000">
              <w:rPr>
                <w:b w:val="1"/>
                <w:color w:val="000000"/>
                <w:sz w:val="20"/>
                <w:szCs w:val="20"/>
                <w:rtl w:val="0"/>
              </w:rPr>
              <w:t xml:space="preserve">Subtemas</w:t>
            </w:r>
          </w:p>
        </w:tc>
        <w:tc>
          <w:tcPr>
            <w:vAlign w:val="center"/>
          </w:tcPr>
          <w:p w:rsidR="00000000" w:rsidDel="00000000" w:rsidP="00000000" w:rsidRDefault="00000000" w:rsidRPr="00000000" w14:paraId="00000274">
            <w:pPr>
              <w:pBdr>
                <w:top w:space="0" w:sz="0" w:val="nil"/>
                <w:left w:space="0" w:sz="0" w:val="nil"/>
                <w:bottom w:space="0" w:sz="0" w:val="nil"/>
                <w:right w:space="0" w:sz="0" w:val="nil"/>
                <w:between w:space="0" w:sz="0" w:val="nil"/>
              </w:pBdr>
              <w:spacing w:after="60" w:before="60" w:line="259" w:lineRule="auto"/>
              <w:jc w:val="center"/>
              <w:rPr>
                <w:b w:val="1"/>
                <w:color w:val="000000"/>
                <w:sz w:val="20"/>
                <w:szCs w:val="20"/>
              </w:rPr>
            </w:pPr>
            <w:bookmarkStart w:colFirst="0" w:colLast="0" w:name="_heading=h.37m2jsg" w:id="46"/>
            <w:bookmarkEnd w:id="46"/>
            <w:r w:rsidDel="00000000" w:rsidR="00000000" w:rsidRPr="00000000">
              <w:rPr>
                <w:b w:val="1"/>
                <w:color w:val="000000"/>
                <w:sz w:val="20"/>
                <w:szCs w:val="20"/>
                <w:rtl w:val="0"/>
              </w:rPr>
              <w:t xml:space="preserve">Definiciones</w:t>
            </w:r>
          </w:p>
        </w:tc>
      </w:tr>
      <w:tr>
        <w:trPr>
          <w:cantSplit w:val="0"/>
          <w:tblHeader w:val="0"/>
        </w:trPr>
        <w:tc>
          <w:tcPr>
            <w:vMerge w:val="restart"/>
            <w:vAlign w:val="center"/>
          </w:tcPr>
          <w:p w:rsidR="00000000" w:rsidDel="00000000" w:rsidP="00000000" w:rsidRDefault="00000000" w:rsidRPr="00000000" w14:paraId="00000275">
            <w:pPr>
              <w:pBdr>
                <w:top w:space="0" w:sz="0" w:val="nil"/>
                <w:left w:space="0" w:sz="0" w:val="nil"/>
                <w:bottom w:space="0" w:sz="0" w:val="nil"/>
                <w:right w:space="0" w:sz="0" w:val="nil"/>
                <w:between w:space="0" w:sz="0" w:val="nil"/>
              </w:pBdr>
              <w:spacing w:after="60" w:before="60" w:line="259" w:lineRule="auto"/>
              <w:jc w:val="left"/>
              <w:rPr>
                <w:b w:val="1"/>
                <w:color w:val="000000"/>
                <w:sz w:val="20"/>
                <w:szCs w:val="20"/>
              </w:rPr>
            </w:pPr>
            <w:bookmarkStart w:colFirst="0" w:colLast="0" w:name="_heading=h.1mrcu09" w:id="47"/>
            <w:bookmarkEnd w:id="47"/>
            <w:r w:rsidDel="00000000" w:rsidR="00000000" w:rsidRPr="00000000">
              <w:rPr>
                <w:b w:val="1"/>
                <w:color w:val="000000"/>
                <w:sz w:val="20"/>
                <w:szCs w:val="20"/>
                <w:rtl w:val="0"/>
              </w:rPr>
              <w:t xml:space="preserve">Memoria </w:t>
            </w:r>
          </w:p>
          <w:p w:rsidR="00000000" w:rsidDel="00000000" w:rsidP="00000000" w:rsidRDefault="00000000" w:rsidRPr="00000000" w14:paraId="00000276">
            <w:pPr>
              <w:pBdr>
                <w:top w:space="0" w:sz="0" w:val="nil"/>
                <w:left w:space="0" w:sz="0" w:val="nil"/>
                <w:bottom w:space="0" w:sz="0" w:val="nil"/>
                <w:right w:space="0" w:sz="0" w:val="nil"/>
                <w:between w:space="0" w:sz="0" w:val="nil"/>
              </w:pBdr>
              <w:spacing w:after="60" w:before="60" w:line="259" w:lineRule="auto"/>
              <w:jc w:val="left"/>
              <w:rPr>
                <w:color w:val="000000"/>
                <w:sz w:val="20"/>
                <w:szCs w:val="20"/>
              </w:rPr>
            </w:pPr>
            <w:r w:rsidDel="00000000" w:rsidR="00000000" w:rsidRPr="00000000">
              <w:rPr>
                <w:rtl w:val="0"/>
              </w:rPr>
            </w:r>
          </w:p>
        </w:tc>
        <w:tc>
          <w:tcPr>
            <w:vAlign w:val="center"/>
          </w:tcPr>
          <w:p w:rsidR="00000000" w:rsidDel="00000000" w:rsidP="00000000" w:rsidRDefault="00000000" w:rsidRPr="00000000" w14:paraId="00000277">
            <w:pPr>
              <w:pBdr>
                <w:top w:space="0" w:sz="0" w:val="nil"/>
                <w:left w:space="0" w:sz="0" w:val="nil"/>
                <w:bottom w:space="0" w:sz="0" w:val="nil"/>
                <w:right w:space="0" w:sz="0" w:val="nil"/>
                <w:between w:space="0" w:sz="0" w:val="nil"/>
              </w:pBdr>
              <w:spacing w:after="60" w:before="60" w:line="259" w:lineRule="auto"/>
              <w:jc w:val="left"/>
              <w:rPr>
                <w:color w:val="000000"/>
                <w:sz w:val="20"/>
                <w:szCs w:val="20"/>
              </w:rPr>
            </w:pPr>
            <w:bookmarkStart w:colFirst="0" w:colLast="0" w:name="_heading=h.46r0co2" w:id="48"/>
            <w:bookmarkEnd w:id="48"/>
            <w:r w:rsidDel="00000000" w:rsidR="00000000" w:rsidRPr="00000000">
              <w:rPr>
                <w:color w:val="000000"/>
                <w:sz w:val="20"/>
                <w:szCs w:val="20"/>
                <w:rtl w:val="0"/>
              </w:rPr>
              <w:t xml:space="preserve">Memoria de trabajo</w:t>
            </w:r>
          </w:p>
        </w:tc>
        <w:tc>
          <w:tcPr>
            <w:vAlign w:val="center"/>
          </w:tcPr>
          <w:p w:rsidR="00000000" w:rsidDel="00000000" w:rsidP="00000000" w:rsidRDefault="00000000" w:rsidRPr="00000000" w14:paraId="00000278">
            <w:pPr>
              <w:pBdr>
                <w:top w:space="0" w:sz="0" w:val="nil"/>
                <w:left w:space="0" w:sz="0" w:val="nil"/>
                <w:bottom w:space="0" w:sz="0" w:val="nil"/>
                <w:right w:space="0" w:sz="0" w:val="nil"/>
                <w:between w:space="0" w:sz="0" w:val="nil"/>
              </w:pBdr>
              <w:spacing w:after="60" w:before="60" w:line="276" w:lineRule="auto"/>
              <w:jc w:val="left"/>
              <w:rPr>
                <w:color w:val="000000"/>
                <w:sz w:val="20"/>
                <w:szCs w:val="20"/>
              </w:rPr>
            </w:pPr>
            <w:bookmarkStart w:colFirst="0" w:colLast="0" w:name="_heading=h.2lwamvv" w:id="49"/>
            <w:bookmarkEnd w:id="49"/>
            <w:r w:rsidDel="00000000" w:rsidR="00000000" w:rsidRPr="00000000">
              <w:rPr>
                <w:color w:val="000000"/>
                <w:sz w:val="20"/>
                <w:szCs w:val="20"/>
                <w:rtl w:val="0"/>
              </w:rPr>
              <w:t xml:space="preserve">Es una función ejecutiva cerebral que se encarga del almacenamiento de la información que llega del exterior, con la cual se construyen los conocimientos. </w:t>
            </w:r>
          </w:p>
        </w:tc>
      </w:tr>
      <w:tr>
        <w:trPr>
          <w:cantSplit w:val="0"/>
          <w:tblHeader w:val="0"/>
        </w:trPr>
        <w:tc>
          <w:tcPr>
            <w:vMerge w:val="continue"/>
            <w:vAlign w:val="center"/>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Align w:val="center"/>
          </w:tcPr>
          <w:p w:rsidR="00000000" w:rsidDel="00000000" w:rsidP="00000000" w:rsidRDefault="00000000" w:rsidRPr="00000000" w14:paraId="0000027A">
            <w:pPr>
              <w:pBdr>
                <w:top w:space="0" w:sz="0" w:val="nil"/>
                <w:left w:space="0" w:sz="0" w:val="nil"/>
                <w:bottom w:space="0" w:sz="0" w:val="nil"/>
                <w:right w:space="0" w:sz="0" w:val="nil"/>
                <w:between w:space="0" w:sz="0" w:val="nil"/>
              </w:pBdr>
              <w:spacing w:after="60" w:before="60" w:line="259" w:lineRule="auto"/>
              <w:jc w:val="left"/>
              <w:rPr>
                <w:color w:val="000000"/>
                <w:sz w:val="20"/>
                <w:szCs w:val="20"/>
              </w:rPr>
            </w:pPr>
            <w:bookmarkStart w:colFirst="0" w:colLast="0" w:name="_heading=h.111kx3o" w:id="50"/>
            <w:bookmarkEnd w:id="50"/>
            <w:r w:rsidDel="00000000" w:rsidR="00000000" w:rsidRPr="00000000">
              <w:rPr>
                <w:color w:val="000000"/>
                <w:sz w:val="20"/>
                <w:szCs w:val="20"/>
                <w:rtl w:val="0"/>
              </w:rPr>
              <w:t xml:space="preserve">Bases neurológicas </w:t>
            </w:r>
          </w:p>
        </w:tc>
        <w:tc>
          <w:tcPr>
            <w:vAlign w:val="center"/>
          </w:tcPr>
          <w:p w:rsidR="00000000" w:rsidDel="00000000" w:rsidP="00000000" w:rsidRDefault="00000000" w:rsidRPr="00000000" w14:paraId="0000027B">
            <w:pPr>
              <w:pBdr>
                <w:top w:space="0" w:sz="0" w:val="nil"/>
                <w:left w:space="0" w:sz="0" w:val="nil"/>
                <w:bottom w:space="0" w:sz="0" w:val="nil"/>
                <w:right w:space="0" w:sz="0" w:val="nil"/>
                <w:between w:space="0" w:sz="0" w:val="nil"/>
              </w:pBdr>
              <w:spacing w:after="60" w:before="60" w:line="276" w:lineRule="auto"/>
              <w:jc w:val="left"/>
              <w:rPr>
                <w:color w:val="000000"/>
                <w:sz w:val="20"/>
                <w:szCs w:val="20"/>
              </w:rPr>
            </w:pPr>
            <w:bookmarkStart w:colFirst="0" w:colLast="0" w:name="_heading=h.3l18frh" w:id="51"/>
            <w:bookmarkEnd w:id="51"/>
            <w:r w:rsidDel="00000000" w:rsidR="00000000" w:rsidRPr="00000000">
              <w:rPr>
                <w:color w:val="000000"/>
                <w:sz w:val="20"/>
                <w:szCs w:val="20"/>
                <w:rtl w:val="0"/>
              </w:rPr>
              <w:t xml:space="preserve">Las bases neurológicas de la memoria se relacionan con el lóbulo prefrontal.</w:t>
            </w:r>
          </w:p>
        </w:tc>
      </w:tr>
      <w:tr>
        <w:trPr>
          <w:cantSplit w:val="0"/>
          <w:tblHeader w:val="0"/>
        </w:trPr>
        <w:tc>
          <w:tcPr>
            <w:vMerge w:val="restart"/>
            <w:vAlign w:val="center"/>
          </w:tcPr>
          <w:p w:rsidR="00000000" w:rsidDel="00000000" w:rsidP="00000000" w:rsidRDefault="00000000" w:rsidRPr="00000000" w14:paraId="0000027C">
            <w:pPr>
              <w:pBdr>
                <w:top w:space="0" w:sz="0" w:val="nil"/>
                <w:left w:space="0" w:sz="0" w:val="nil"/>
                <w:bottom w:space="0" w:sz="0" w:val="nil"/>
                <w:right w:space="0" w:sz="0" w:val="nil"/>
                <w:between w:space="0" w:sz="0" w:val="nil"/>
              </w:pBdr>
              <w:spacing w:after="60" w:before="60" w:line="259" w:lineRule="auto"/>
              <w:jc w:val="left"/>
              <w:rPr>
                <w:b w:val="1"/>
                <w:color w:val="000000"/>
                <w:sz w:val="20"/>
                <w:szCs w:val="20"/>
              </w:rPr>
            </w:pPr>
            <w:bookmarkStart w:colFirst="0" w:colLast="0" w:name="_heading=h.206ipza" w:id="52"/>
            <w:bookmarkEnd w:id="52"/>
            <w:r w:rsidDel="00000000" w:rsidR="00000000" w:rsidRPr="00000000">
              <w:rPr>
                <w:b w:val="1"/>
                <w:color w:val="000000"/>
                <w:sz w:val="20"/>
                <w:szCs w:val="20"/>
                <w:rtl w:val="0"/>
              </w:rPr>
              <w:t xml:space="preserve">Estrategias </w:t>
            </w:r>
          </w:p>
          <w:p w:rsidR="00000000" w:rsidDel="00000000" w:rsidP="00000000" w:rsidRDefault="00000000" w:rsidRPr="00000000" w14:paraId="0000027D">
            <w:pPr>
              <w:pBdr>
                <w:top w:space="0" w:sz="0" w:val="nil"/>
                <w:left w:space="0" w:sz="0" w:val="nil"/>
                <w:bottom w:space="0" w:sz="0" w:val="nil"/>
                <w:right w:space="0" w:sz="0" w:val="nil"/>
                <w:between w:space="0" w:sz="0" w:val="nil"/>
              </w:pBdr>
              <w:spacing w:after="60" w:before="60" w:line="259" w:lineRule="auto"/>
              <w:jc w:val="left"/>
              <w:rPr>
                <w:color w:val="000000"/>
                <w:sz w:val="20"/>
                <w:szCs w:val="20"/>
              </w:rPr>
            </w:pPr>
            <w:r w:rsidDel="00000000" w:rsidR="00000000" w:rsidRPr="00000000">
              <w:rPr>
                <w:color w:val="000000"/>
                <w:sz w:val="20"/>
                <w:szCs w:val="20"/>
                <w:rtl w:val="0"/>
              </w:rPr>
              <w:t xml:space="preserve"> </w:t>
            </w:r>
          </w:p>
        </w:tc>
        <w:tc>
          <w:tcPr>
            <w:vAlign w:val="center"/>
          </w:tcPr>
          <w:p w:rsidR="00000000" w:rsidDel="00000000" w:rsidP="00000000" w:rsidRDefault="00000000" w:rsidRPr="00000000" w14:paraId="0000027E">
            <w:pPr>
              <w:pBdr>
                <w:top w:space="0" w:sz="0" w:val="nil"/>
                <w:left w:space="0" w:sz="0" w:val="nil"/>
                <w:bottom w:space="0" w:sz="0" w:val="nil"/>
                <w:right w:space="0" w:sz="0" w:val="nil"/>
                <w:between w:space="0" w:sz="0" w:val="nil"/>
              </w:pBdr>
              <w:spacing w:after="60" w:before="60" w:line="259" w:lineRule="auto"/>
              <w:jc w:val="left"/>
              <w:rPr>
                <w:color w:val="000000"/>
                <w:sz w:val="20"/>
                <w:szCs w:val="20"/>
              </w:rPr>
            </w:pPr>
            <w:bookmarkStart w:colFirst="0" w:colLast="0" w:name="_heading=h.4k668n3" w:id="53"/>
            <w:bookmarkEnd w:id="53"/>
            <w:r w:rsidDel="00000000" w:rsidR="00000000" w:rsidRPr="00000000">
              <w:rPr>
                <w:color w:val="000000"/>
                <w:sz w:val="20"/>
                <w:szCs w:val="20"/>
                <w:rtl w:val="0"/>
              </w:rPr>
              <w:t xml:space="preserve">Estrategias lúdicas </w:t>
            </w:r>
          </w:p>
        </w:tc>
        <w:tc>
          <w:tcPr>
            <w:vAlign w:val="center"/>
          </w:tcPr>
          <w:p w:rsidR="00000000" w:rsidDel="00000000" w:rsidP="00000000" w:rsidRDefault="00000000" w:rsidRPr="00000000" w14:paraId="0000027F">
            <w:pPr>
              <w:pBdr>
                <w:top w:space="0" w:sz="0" w:val="nil"/>
                <w:left w:space="0" w:sz="0" w:val="nil"/>
                <w:bottom w:space="0" w:sz="0" w:val="nil"/>
                <w:right w:space="0" w:sz="0" w:val="nil"/>
                <w:between w:space="0" w:sz="0" w:val="nil"/>
              </w:pBdr>
              <w:spacing w:after="60" w:before="60" w:line="276" w:lineRule="auto"/>
              <w:jc w:val="left"/>
              <w:rPr>
                <w:color w:val="000000"/>
                <w:sz w:val="20"/>
                <w:szCs w:val="20"/>
              </w:rPr>
            </w:pPr>
            <w:bookmarkStart w:colFirst="0" w:colLast="0" w:name="_heading=h.2zbgiuw" w:id="54"/>
            <w:bookmarkEnd w:id="54"/>
            <w:r w:rsidDel="00000000" w:rsidR="00000000" w:rsidRPr="00000000">
              <w:rPr>
                <w:color w:val="000000"/>
                <w:sz w:val="20"/>
                <w:szCs w:val="20"/>
                <w:rtl w:val="0"/>
              </w:rPr>
              <w:t xml:space="preserve">Las estrategias lúdicas son las acciones que planean los docentes, donde intervienen el disfrute, el goce y el placer en la construcción de los conocimientos. </w:t>
            </w:r>
          </w:p>
        </w:tc>
      </w:tr>
      <w:tr>
        <w:trPr>
          <w:cantSplit w:val="0"/>
          <w:tblHeader w:val="0"/>
        </w:trPr>
        <w:tc>
          <w:tcPr>
            <w:vMerge w:val="continue"/>
            <w:vAlign w:val="center"/>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Align w:val="center"/>
          </w:tcPr>
          <w:p w:rsidR="00000000" w:rsidDel="00000000" w:rsidP="00000000" w:rsidRDefault="00000000" w:rsidRPr="00000000" w14:paraId="00000281">
            <w:pPr>
              <w:pBdr>
                <w:top w:space="0" w:sz="0" w:val="nil"/>
                <w:left w:space="0" w:sz="0" w:val="nil"/>
                <w:bottom w:space="0" w:sz="0" w:val="nil"/>
                <w:right w:space="0" w:sz="0" w:val="nil"/>
                <w:between w:space="0" w:sz="0" w:val="nil"/>
              </w:pBdr>
              <w:spacing w:after="60" w:before="60" w:line="259" w:lineRule="auto"/>
              <w:jc w:val="left"/>
              <w:rPr>
                <w:color w:val="000000"/>
                <w:sz w:val="20"/>
                <w:szCs w:val="20"/>
              </w:rPr>
            </w:pPr>
            <w:bookmarkStart w:colFirst="0" w:colLast="0" w:name="_heading=h.1egqt2p" w:id="55"/>
            <w:bookmarkEnd w:id="55"/>
            <w:r w:rsidDel="00000000" w:rsidR="00000000" w:rsidRPr="00000000">
              <w:rPr>
                <w:color w:val="000000"/>
                <w:sz w:val="20"/>
                <w:szCs w:val="20"/>
                <w:rtl w:val="0"/>
              </w:rPr>
              <w:t xml:space="preserve">Estrategias didácticas </w:t>
            </w:r>
          </w:p>
        </w:tc>
        <w:tc>
          <w:tcPr>
            <w:vAlign w:val="center"/>
          </w:tcPr>
          <w:p w:rsidR="00000000" w:rsidDel="00000000" w:rsidP="00000000" w:rsidRDefault="00000000" w:rsidRPr="00000000" w14:paraId="00000282">
            <w:pPr>
              <w:pBdr>
                <w:top w:space="0" w:sz="0" w:val="nil"/>
                <w:left w:space="0" w:sz="0" w:val="nil"/>
                <w:bottom w:space="0" w:sz="0" w:val="nil"/>
                <w:right w:space="0" w:sz="0" w:val="nil"/>
                <w:between w:space="0" w:sz="0" w:val="nil"/>
              </w:pBdr>
              <w:spacing w:after="60" w:before="60" w:line="276" w:lineRule="auto"/>
              <w:jc w:val="left"/>
              <w:rPr>
                <w:color w:val="000000"/>
                <w:sz w:val="20"/>
                <w:szCs w:val="20"/>
              </w:rPr>
            </w:pPr>
            <w:bookmarkStart w:colFirst="0" w:colLast="0" w:name="_heading=h.3ygebqi" w:id="56"/>
            <w:bookmarkEnd w:id="56"/>
            <w:r w:rsidDel="00000000" w:rsidR="00000000" w:rsidRPr="00000000">
              <w:rPr>
                <w:color w:val="000000"/>
                <w:sz w:val="20"/>
                <w:szCs w:val="20"/>
                <w:rtl w:val="0"/>
              </w:rPr>
              <w:t xml:space="preserve">Las estrategias didácticas son las acciones de los maestros a partir de las cuales los estudiantes construyen los conocimientos; pueden ser estrategias de aprendizaje o de enseñanza. </w:t>
            </w:r>
          </w:p>
        </w:tc>
      </w:tr>
      <w:tr>
        <w:trPr>
          <w:cantSplit w:val="0"/>
          <w:tblHeader w:val="0"/>
        </w:trPr>
        <w:tc>
          <w:tcPr>
            <w:vMerge w:val="restart"/>
            <w:vAlign w:val="center"/>
          </w:tcPr>
          <w:p w:rsidR="00000000" w:rsidDel="00000000" w:rsidP="00000000" w:rsidRDefault="00000000" w:rsidRPr="00000000" w14:paraId="00000283">
            <w:pPr>
              <w:pBdr>
                <w:top w:space="0" w:sz="0" w:val="nil"/>
                <w:left w:space="0" w:sz="0" w:val="nil"/>
                <w:bottom w:space="0" w:sz="0" w:val="nil"/>
                <w:right w:space="0" w:sz="0" w:val="nil"/>
                <w:between w:space="0" w:sz="0" w:val="nil"/>
              </w:pBdr>
              <w:spacing w:after="60" w:before="60" w:line="259" w:lineRule="auto"/>
              <w:jc w:val="left"/>
              <w:rPr>
                <w:b w:val="1"/>
                <w:color w:val="000000"/>
                <w:sz w:val="20"/>
                <w:szCs w:val="20"/>
              </w:rPr>
            </w:pPr>
            <w:bookmarkStart w:colFirst="0" w:colLast="0" w:name="_heading=h.2dlolyb" w:id="57"/>
            <w:bookmarkEnd w:id="57"/>
            <w:r w:rsidDel="00000000" w:rsidR="00000000" w:rsidRPr="00000000">
              <w:rPr>
                <w:b w:val="1"/>
                <w:color w:val="000000"/>
                <w:sz w:val="20"/>
                <w:szCs w:val="20"/>
                <w:rtl w:val="0"/>
              </w:rPr>
              <w:t xml:space="preserve">Proceso de aprendizaje del idioma inglés</w:t>
            </w:r>
          </w:p>
          <w:p w:rsidR="00000000" w:rsidDel="00000000" w:rsidP="00000000" w:rsidRDefault="00000000" w:rsidRPr="00000000" w14:paraId="00000284">
            <w:pPr>
              <w:pBdr>
                <w:top w:space="0" w:sz="0" w:val="nil"/>
                <w:left w:space="0" w:sz="0" w:val="nil"/>
                <w:bottom w:space="0" w:sz="0" w:val="nil"/>
                <w:right w:space="0" w:sz="0" w:val="nil"/>
                <w:between w:space="0" w:sz="0" w:val="nil"/>
              </w:pBdr>
              <w:spacing w:after="60" w:before="60" w:line="259" w:lineRule="auto"/>
              <w:jc w:val="left"/>
              <w:rPr>
                <w:color w:val="000000"/>
                <w:sz w:val="20"/>
                <w:szCs w:val="20"/>
              </w:rPr>
            </w:pPr>
            <w:r w:rsidDel="00000000" w:rsidR="00000000" w:rsidRPr="00000000">
              <w:rPr>
                <w:rtl w:val="0"/>
              </w:rPr>
            </w:r>
          </w:p>
        </w:tc>
        <w:tc>
          <w:tcPr>
            <w:vAlign w:val="center"/>
          </w:tcPr>
          <w:p w:rsidR="00000000" w:rsidDel="00000000" w:rsidP="00000000" w:rsidRDefault="00000000" w:rsidRPr="00000000" w14:paraId="00000285">
            <w:pPr>
              <w:pBdr>
                <w:top w:space="0" w:sz="0" w:val="nil"/>
                <w:left w:space="0" w:sz="0" w:val="nil"/>
                <w:bottom w:space="0" w:sz="0" w:val="nil"/>
                <w:right w:space="0" w:sz="0" w:val="nil"/>
                <w:between w:space="0" w:sz="0" w:val="nil"/>
              </w:pBdr>
              <w:spacing w:after="60" w:before="60" w:line="259" w:lineRule="auto"/>
              <w:jc w:val="left"/>
              <w:rPr>
                <w:color w:val="000000"/>
                <w:sz w:val="20"/>
                <w:szCs w:val="20"/>
              </w:rPr>
            </w:pPr>
            <w:bookmarkStart w:colFirst="0" w:colLast="0" w:name="_heading=h.sqyw64" w:id="58"/>
            <w:bookmarkEnd w:id="58"/>
            <w:r w:rsidDel="00000000" w:rsidR="00000000" w:rsidRPr="00000000">
              <w:rPr>
                <w:color w:val="000000"/>
                <w:sz w:val="20"/>
                <w:szCs w:val="20"/>
                <w:rtl w:val="0"/>
              </w:rPr>
              <w:t xml:space="preserve">Aprendizaje </w:t>
            </w:r>
          </w:p>
        </w:tc>
        <w:tc>
          <w:tcPr>
            <w:vAlign w:val="center"/>
          </w:tcPr>
          <w:p w:rsidR="00000000" w:rsidDel="00000000" w:rsidP="00000000" w:rsidRDefault="00000000" w:rsidRPr="00000000" w14:paraId="00000286">
            <w:pPr>
              <w:pBdr>
                <w:top w:space="0" w:sz="0" w:val="nil"/>
                <w:left w:space="0" w:sz="0" w:val="nil"/>
                <w:bottom w:space="0" w:sz="0" w:val="nil"/>
                <w:right w:space="0" w:sz="0" w:val="nil"/>
                <w:between w:space="0" w:sz="0" w:val="nil"/>
              </w:pBdr>
              <w:spacing w:after="60" w:before="60" w:line="276" w:lineRule="auto"/>
              <w:jc w:val="left"/>
              <w:rPr>
                <w:color w:val="000000"/>
                <w:sz w:val="20"/>
                <w:szCs w:val="20"/>
              </w:rPr>
            </w:pPr>
            <w:bookmarkStart w:colFirst="0" w:colLast="0" w:name="_heading=h.3cqmetx" w:id="59"/>
            <w:bookmarkEnd w:id="59"/>
            <w:r w:rsidDel="00000000" w:rsidR="00000000" w:rsidRPr="00000000">
              <w:rPr>
                <w:color w:val="000000"/>
                <w:sz w:val="20"/>
                <w:szCs w:val="20"/>
                <w:rtl w:val="0"/>
              </w:rPr>
              <w:t xml:space="preserve">Es un proceso cognitivo de asimilación, donde los estudiantes unen las nuevas informaciones con saberes previos, a través de un proceso cognitivo.</w:t>
            </w:r>
          </w:p>
        </w:tc>
      </w:tr>
      <w:tr>
        <w:trPr>
          <w:cantSplit w:val="0"/>
          <w:tblHeader w:val="0"/>
        </w:trPr>
        <w:tc>
          <w:tcPr>
            <w:vMerge w:val="continue"/>
            <w:vAlign w:val="center"/>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Align w:val="center"/>
          </w:tcPr>
          <w:p w:rsidR="00000000" w:rsidDel="00000000" w:rsidP="00000000" w:rsidRDefault="00000000" w:rsidRPr="00000000" w14:paraId="00000288">
            <w:pPr>
              <w:pBdr>
                <w:top w:space="0" w:sz="0" w:val="nil"/>
                <w:left w:space="0" w:sz="0" w:val="nil"/>
                <w:bottom w:space="0" w:sz="0" w:val="nil"/>
                <w:right w:space="0" w:sz="0" w:val="nil"/>
                <w:between w:space="0" w:sz="0" w:val="nil"/>
              </w:pBdr>
              <w:spacing w:after="60" w:before="60" w:line="259" w:lineRule="auto"/>
              <w:jc w:val="left"/>
              <w:rPr>
                <w:color w:val="000000"/>
                <w:sz w:val="20"/>
                <w:szCs w:val="20"/>
              </w:rPr>
            </w:pPr>
            <w:bookmarkStart w:colFirst="0" w:colLast="0" w:name="_heading=h.1rvwp1q" w:id="60"/>
            <w:bookmarkEnd w:id="60"/>
            <w:r w:rsidDel="00000000" w:rsidR="00000000" w:rsidRPr="00000000">
              <w:rPr>
                <w:color w:val="000000"/>
                <w:sz w:val="20"/>
                <w:szCs w:val="20"/>
                <w:rtl w:val="0"/>
              </w:rPr>
              <w:t xml:space="preserve">Estilos de aprendizaje </w:t>
            </w:r>
          </w:p>
        </w:tc>
        <w:tc>
          <w:tcPr>
            <w:vAlign w:val="center"/>
          </w:tcPr>
          <w:p w:rsidR="00000000" w:rsidDel="00000000" w:rsidP="00000000" w:rsidRDefault="00000000" w:rsidRPr="00000000" w14:paraId="00000289">
            <w:pPr>
              <w:pBdr>
                <w:top w:space="0" w:sz="0" w:val="nil"/>
                <w:left w:space="0" w:sz="0" w:val="nil"/>
                <w:bottom w:space="0" w:sz="0" w:val="nil"/>
                <w:right w:space="0" w:sz="0" w:val="nil"/>
                <w:between w:space="0" w:sz="0" w:val="nil"/>
              </w:pBdr>
              <w:spacing w:after="60" w:before="60" w:line="276" w:lineRule="auto"/>
              <w:jc w:val="left"/>
              <w:rPr>
                <w:color w:val="000000"/>
                <w:sz w:val="20"/>
                <w:szCs w:val="20"/>
              </w:rPr>
            </w:pPr>
            <w:bookmarkStart w:colFirst="0" w:colLast="0" w:name="_heading=h.4bvk7pj" w:id="61"/>
            <w:bookmarkEnd w:id="61"/>
            <w:r w:rsidDel="00000000" w:rsidR="00000000" w:rsidRPr="00000000">
              <w:rPr>
                <w:color w:val="000000"/>
                <w:sz w:val="20"/>
                <w:szCs w:val="20"/>
                <w:rtl w:val="0"/>
              </w:rPr>
              <w:t xml:space="preserve">El aprendizaje se puede dar a través de los sentidos. Es así como existen, básicamente, tres estilos o formas de adquirir los conocimientos: el visual, el auditivo y el kinestésico. </w:t>
            </w:r>
          </w:p>
        </w:tc>
      </w:tr>
    </w:tbl>
    <w:p w:rsidR="00000000" w:rsidDel="00000000" w:rsidP="00000000" w:rsidRDefault="00000000" w:rsidRPr="00000000" w14:paraId="0000028A">
      <w:pPr>
        <w:spacing w:before="120" w:lineRule="auto"/>
        <w:rPr>
          <w:i w:val="1"/>
          <w:sz w:val="20"/>
          <w:szCs w:val="20"/>
        </w:rPr>
      </w:pPr>
      <w:r w:rsidDel="00000000" w:rsidR="00000000" w:rsidRPr="00000000">
        <w:rPr>
          <w:i w:val="1"/>
          <w:sz w:val="20"/>
          <w:szCs w:val="20"/>
          <w:rtl w:val="0"/>
        </w:rPr>
        <w:t xml:space="preserve">Nota. </w:t>
      </w:r>
      <w:r w:rsidDel="00000000" w:rsidR="00000000" w:rsidRPr="00000000">
        <w:rPr>
          <w:sz w:val="20"/>
          <w:szCs w:val="20"/>
          <w:rtl w:val="0"/>
        </w:rPr>
        <w:t xml:space="preserve">Adaptado de Ruiz Rojas (2014).</w:t>
      </w:r>
      <w:r w:rsidDel="00000000" w:rsidR="00000000" w:rsidRPr="00000000">
        <w:rPr>
          <w:rtl w:val="0"/>
        </w:rPr>
      </w:r>
    </w:p>
    <w:p w:rsidR="00000000" w:rsidDel="00000000" w:rsidP="00000000" w:rsidRDefault="00000000" w:rsidRPr="00000000" w14:paraId="0000028B">
      <w:pPr>
        <w:ind w:firstLine="708"/>
        <w:rPr/>
      </w:pPr>
      <w:r w:rsidDel="00000000" w:rsidR="00000000" w:rsidRPr="00000000">
        <w:rPr>
          <w:rtl w:val="0"/>
        </w:rPr>
      </w:r>
    </w:p>
    <w:p w:rsidR="00000000" w:rsidDel="00000000" w:rsidP="00000000" w:rsidRDefault="00000000" w:rsidRPr="00000000" w14:paraId="0000028C">
      <w:pPr>
        <w:pBdr>
          <w:top w:space="0" w:sz="0" w:val="nil"/>
          <w:left w:space="0" w:sz="0" w:val="nil"/>
          <w:bottom w:space="0" w:sz="0" w:val="nil"/>
          <w:right w:space="0" w:sz="0" w:val="nil"/>
          <w:between w:space="0" w:sz="0" w:val="nil"/>
        </w:pBdr>
        <w:spacing w:after="120" w:line="240" w:lineRule="auto"/>
        <w:jc w:val="left"/>
        <w:rPr>
          <w:b w:val="1"/>
          <w:color w:val="000000"/>
        </w:rPr>
      </w:pPr>
      <w:bookmarkStart w:colFirst="0" w:colLast="0" w:name="_heading=h.2r0uhxc" w:id="62"/>
      <w:bookmarkEnd w:id="62"/>
      <w:r w:rsidDel="00000000" w:rsidR="00000000" w:rsidRPr="00000000">
        <w:rPr>
          <w:b w:val="1"/>
          <w:color w:val="000000"/>
          <w:rtl w:val="0"/>
        </w:rPr>
        <w:t xml:space="preserve">Figura 1</w:t>
      </w:r>
      <w:r w:rsidDel="00000000" w:rsidR="00000000" w:rsidRPr="00000000">
        <w:rPr>
          <w:i w:val="1"/>
          <w:color w:val="000000"/>
          <w:rtl w:val="0"/>
        </w:rPr>
        <w:br w:type="textWrapping"/>
        <w:t xml:space="preserve">Portada Normas APA séptima edición 2020 en inglés</w:t>
      </w:r>
      <w:r w:rsidDel="00000000" w:rsidR="00000000" w:rsidRPr="00000000">
        <w:rPr>
          <w:rtl w:val="0"/>
        </w:rPr>
      </w:r>
    </w:p>
    <w:p w:rsidR="00000000" w:rsidDel="00000000" w:rsidP="00000000" w:rsidRDefault="00000000" w:rsidRPr="00000000" w14:paraId="0000028D">
      <w:pPr>
        <w:jc w:val="center"/>
        <w:rPr>
          <w:b w:val="1"/>
        </w:rPr>
      </w:pPr>
      <w:r w:rsidDel="00000000" w:rsidR="00000000" w:rsidRPr="00000000">
        <w:rPr/>
        <w:drawing>
          <wp:inline distB="0" distT="0" distL="0" distR="0">
            <wp:extent cx="2008408" cy="2609711"/>
            <wp:effectExtent b="0" l="0" r="0" t="0"/>
            <wp:docPr descr="Amazon.com: Publication Manual of the American Psychological Association:  7th Edition, 2020 Copyright (9781433832178): American Psychological  Association: Books" id="397041702" name="image41.jpg"/>
            <a:graphic>
              <a:graphicData uri="http://schemas.openxmlformats.org/drawingml/2006/picture">
                <pic:pic>
                  <pic:nvPicPr>
                    <pic:cNvPr descr="Amazon.com: Publication Manual of the American Psychological Association:  7th Edition, 2020 Copyright (9781433832178): American Psychological  Association: Books" id="0" name="image41.jpg"/>
                    <pic:cNvPicPr preferRelativeResize="0"/>
                  </pic:nvPicPr>
                  <pic:blipFill>
                    <a:blip r:embed="rId66"/>
                    <a:srcRect b="0" l="0" r="0" t="0"/>
                    <a:stretch>
                      <a:fillRect/>
                    </a:stretch>
                  </pic:blipFill>
                  <pic:spPr>
                    <a:xfrm>
                      <a:off x="0" y="0"/>
                      <a:ext cx="2008408" cy="2609711"/>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28E">
      <w:pPr>
        <w:spacing w:line="276" w:lineRule="auto"/>
        <w:rPr/>
      </w:pPr>
      <w:r w:rsidDel="00000000" w:rsidR="00000000" w:rsidRPr="00000000">
        <w:rPr>
          <w:i w:val="1"/>
          <w:sz w:val="20"/>
          <w:szCs w:val="20"/>
          <w:rtl w:val="0"/>
        </w:rPr>
        <w:t xml:space="preserve">Nota. </w:t>
      </w:r>
      <w:r w:rsidDel="00000000" w:rsidR="00000000" w:rsidRPr="00000000">
        <w:rPr>
          <w:sz w:val="20"/>
          <w:szCs w:val="20"/>
          <w:rtl w:val="0"/>
        </w:rPr>
        <w:t xml:space="preserve">Fuente https://bit.ly/2IyrZao (American Psychological Association, 2020).</w:t>
      </w:r>
      <w:r w:rsidDel="00000000" w:rsidR="00000000" w:rsidRPr="00000000">
        <w:rPr>
          <w:rtl w:val="0"/>
        </w:rPr>
      </w:r>
    </w:p>
    <w:p w:rsidR="00000000" w:rsidDel="00000000" w:rsidP="00000000" w:rsidRDefault="00000000" w:rsidRPr="00000000" w14:paraId="0000028F">
      <w:pPr>
        <w:jc w:val="center"/>
        <w:rPr>
          <w:b w:val="1"/>
        </w:rPr>
      </w:pPr>
      <w:r w:rsidDel="00000000" w:rsidR="00000000" w:rsidRPr="00000000">
        <w:rPr>
          <w:rtl w:val="0"/>
        </w:rPr>
      </w:r>
    </w:p>
    <w:p w:rsidR="00000000" w:rsidDel="00000000" w:rsidP="00000000" w:rsidRDefault="00000000" w:rsidRPr="00000000" w14:paraId="00000290">
      <w:pPr>
        <w:pBdr>
          <w:top w:space="0" w:sz="0" w:val="nil"/>
          <w:left w:space="0" w:sz="0" w:val="nil"/>
          <w:bottom w:space="0" w:sz="0" w:val="nil"/>
          <w:right w:space="0" w:sz="0" w:val="nil"/>
          <w:between w:space="0" w:sz="0" w:val="nil"/>
        </w:pBdr>
        <w:spacing w:after="120" w:line="240" w:lineRule="auto"/>
        <w:jc w:val="left"/>
        <w:rPr>
          <w:b w:val="1"/>
          <w:i w:val="1"/>
          <w:color w:val="000000"/>
        </w:rPr>
      </w:pPr>
      <w:bookmarkStart w:colFirst="0" w:colLast="0" w:name="_heading=h.1664s55" w:id="63"/>
      <w:bookmarkEnd w:id="63"/>
      <w:r w:rsidDel="00000000" w:rsidR="00000000" w:rsidRPr="00000000">
        <w:rPr>
          <w:b w:val="1"/>
          <w:color w:val="000000"/>
          <w:rtl w:val="0"/>
        </w:rPr>
        <w:t xml:space="preserve">Figura 2</w:t>
      </w:r>
      <w:r w:rsidDel="00000000" w:rsidR="00000000" w:rsidRPr="00000000">
        <w:rPr>
          <w:i w:val="1"/>
          <w:color w:val="000000"/>
          <w:rtl w:val="0"/>
        </w:rPr>
        <w:br w:type="textWrapping"/>
        <w:t xml:space="preserve">Logo Universidad de Antioquia</w:t>
      </w:r>
      <w:r w:rsidDel="00000000" w:rsidR="00000000" w:rsidRPr="00000000">
        <w:rPr>
          <w:rtl w:val="0"/>
        </w:rPr>
      </w:r>
    </w:p>
    <w:p w:rsidR="00000000" w:rsidDel="00000000" w:rsidP="00000000" w:rsidRDefault="00000000" w:rsidRPr="00000000" w14:paraId="00000291">
      <w:pPr>
        <w:jc w:val="center"/>
        <w:rPr>
          <w:b w:val="1"/>
        </w:rPr>
      </w:pPr>
      <w:r w:rsidDel="00000000" w:rsidR="00000000" w:rsidRPr="00000000">
        <w:rPr>
          <w:b w:val="1"/>
        </w:rPr>
        <w:drawing>
          <wp:inline distB="0" distT="0" distL="0" distR="0">
            <wp:extent cx="1515918" cy="1987708"/>
            <wp:effectExtent b="0" l="0" r="0" t="0"/>
            <wp:docPr id="397041703" name="image29.png"/>
            <a:graphic>
              <a:graphicData uri="http://schemas.openxmlformats.org/drawingml/2006/picture">
                <pic:pic>
                  <pic:nvPicPr>
                    <pic:cNvPr id="0" name="image29.png"/>
                    <pic:cNvPicPr preferRelativeResize="0"/>
                  </pic:nvPicPr>
                  <pic:blipFill>
                    <a:blip r:embed="rId67"/>
                    <a:srcRect b="0" l="0" r="0" t="0"/>
                    <a:stretch>
                      <a:fillRect/>
                    </a:stretch>
                  </pic:blipFill>
                  <pic:spPr>
                    <a:xfrm>
                      <a:off x="0" y="0"/>
                      <a:ext cx="1515918" cy="1987708"/>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292">
      <w:pPr>
        <w:rPr>
          <w:b w:val="1"/>
        </w:rPr>
      </w:pPr>
      <w:bookmarkStart w:colFirst="0" w:colLast="0" w:name="_heading=h.3q5sasy" w:id="64"/>
      <w:bookmarkEnd w:id="64"/>
      <w:r w:rsidDel="00000000" w:rsidR="00000000" w:rsidRPr="00000000">
        <w:rPr>
          <w:i w:val="1"/>
          <w:sz w:val="20"/>
          <w:szCs w:val="20"/>
          <w:rtl w:val="0"/>
        </w:rPr>
        <w:t xml:space="preserve">Nota.</w:t>
      </w:r>
      <w:r w:rsidDel="00000000" w:rsidR="00000000" w:rsidRPr="00000000">
        <w:rPr>
          <w:sz w:val="20"/>
          <w:szCs w:val="20"/>
          <w:rtl w:val="0"/>
        </w:rPr>
        <w:t xml:space="preserve"> Fuente http:/www.udea.edu.co</w:t>
      </w:r>
      <w:r w:rsidDel="00000000" w:rsidR="00000000" w:rsidRPr="00000000">
        <w:rPr>
          <w:rtl w:val="0"/>
        </w:rPr>
      </w:r>
    </w:p>
    <w:p w:rsidR="00000000" w:rsidDel="00000000" w:rsidP="00000000" w:rsidRDefault="00000000" w:rsidRPr="00000000" w14:paraId="00000293">
      <w:pPr>
        <w:spacing w:after="160" w:line="259" w:lineRule="auto"/>
        <w:jc w:val="left"/>
        <w:rPr>
          <w:b w:val="1"/>
        </w:rPr>
      </w:pPr>
      <w:bookmarkStart w:colFirst="0" w:colLast="0" w:name="_heading=h.25b2l0r" w:id="65"/>
      <w:bookmarkEnd w:id="65"/>
      <w:r w:rsidDel="00000000" w:rsidR="00000000" w:rsidRPr="00000000">
        <w:br w:type="page"/>
      </w:r>
      <w:r w:rsidDel="00000000" w:rsidR="00000000" w:rsidRPr="00000000">
        <w:rPr>
          <w:rtl w:val="0"/>
        </w:rPr>
      </w:r>
    </w:p>
    <w:p w:rsidR="00000000" w:rsidDel="00000000" w:rsidP="00000000" w:rsidRDefault="00000000" w:rsidRPr="00000000" w14:paraId="00000294">
      <w:pPr>
        <w:pStyle w:val="Heading1"/>
        <w:numPr>
          <w:ilvl w:val="0"/>
          <w:numId w:val="8"/>
        </w:numPr>
        <w:ind w:left="360" w:hanging="360"/>
        <w:rPr/>
      </w:pPr>
      <w:bookmarkStart w:colFirst="0" w:colLast="0" w:name="_heading=h.kgcv8k" w:id="66"/>
      <w:bookmarkEnd w:id="66"/>
      <w:r w:rsidDel="00000000" w:rsidR="00000000" w:rsidRPr="00000000">
        <w:rPr>
          <w:rtl w:val="0"/>
        </w:rPr>
        <w:t xml:space="preserve">Conclusiones</w:t>
      </w:r>
    </w:p>
    <w:p w:rsidR="00000000" w:rsidDel="00000000" w:rsidP="00000000" w:rsidRDefault="00000000" w:rsidRPr="00000000" w14:paraId="00000295">
      <w:pPr>
        <w:pBdr>
          <w:top w:space="0" w:sz="0" w:val="nil"/>
          <w:left w:space="0" w:sz="0" w:val="nil"/>
          <w:bottom w:space="0" w:sz="0" w:val="nil"/>
          <w:right w:space="0" w:sz="0" w:val="nil"/>
          <w:between w:space="0" w:sz="0" w:val="nil"/>
        </w:pBdr>
        <w:ind w:firstLine="709"/>
        <w:rPr>
          <w:color w:val="000000"/>
        </w:rPr>
      </w:pPr>
      <w:r w:rsidDel="00000000" w:rsidR="00000000" w:rsidRPr="00000000">
        <w:rPr>
          <w:color w:val="000000"/>
          <w:rtl w:val="0"/>
        </w:rPr>
        <w:t xml:space="preserve">Son las interpretaciones finales que recopilan los datos de la investigación, describe lo que se obtuvo, qué se logró y cuáles son los resultados. Guardan relación directa con lo que se mencionó en el planteamiento del problema y en los objetivos. Haz un breve juicio crítico de tu proyecto.</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9E">
      <w:pPr>
        <w:pStyle w:val="Heading1"/>
        <w:numPr>
          <w:ilvl w:val="0"/>
          <w:numId w:val="8"/>
        </w:numPr>
        <w:ind w:left="360" w:hanging="360"/>
        <w:rPr/>
      </w:pPr>
      <w:bookmarkStart w:colFirst="0" w:colLast="0" w:name="_heading=h.34g0dwd" w:id="67"/>
      <w:bookmarkEnd w:id="67"/>
      <w:r w:rsidDel="00000000" w:rsidR="00000000" w:rsidRPr="00000000">
        <w:rPr>
          <w:rtl w:val="0"/>
        </w:rPr>
        <w:t xml:space="preserve">Recomendaciones</w:t>
      </w:r>
    </w:p>
    <w:p w:rsidR="00000000" w:rsidDel="00000000" w:rsidP="00000000" w:rsidRDefault="00000000" w:rsidRPr="00000000" w14:paraId="0000029F">
      <w:pPr>
        <w:rPr>
          <w:b w:val="1"/>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ab/>
        <w:t xml:space="preserve">Las recomendaciones son las futuras y posibles líneas de investigación que llevarán a resolver problemas relacionados con la presente investigación. </w:t>
      </w:r>
    </w:p>
    <w:p w:rsidR="00000000" w:rsidDel="00000000" w:rsidP="00000000" w:rsidRDefault="00000000" w:rsidRPr="00000000" w14:paraId="000002A1">
      <w:pPr>
        <w:rPr>
          <w:b w:val="1"/>
        </w:rPr>
      </w:pPr>
      <w:r w:rsidDel="00000000" w:rsidR="00000000" w:rsidRPr="00000000">
        <w:rPr>
          <w:rtl w:val="0"/>
        </w:rPr>
      </w:r>
    </w:p>
    <w:p w:rsidR="00000000" w:rsidDel="00000000" w:rsidP="00000000" w:rsidRDefault="00000000" w:rsidRPr="00000000" w14:paraId="000002A2">
      <w:pPr>
        <w:pStyle w:val="Heading1"/>
        <w:rPr/>
      </w:pPr>
      <w:bookmarkStart w:colFirst="0" w:colLast="0" w:name="_heading=h.1jlao46" w:id="68"/>
      <w:bookmarkEnd w:id="68"/>
      <w:r w:rsidDel="00000000" w:rsidR="00000000" w:rsidRPr="00000000">
        <w:br w:type="page"/>
      </w:r>
      <w:r w:rsidDel="00000000" w:rsidR="00000000" w:rsidRPr="00000000">
        <w:rPr>
          <w:rtl w:val="0"/>
        </w:rPr>
        <w:t xml:space="preserve">Referencias</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pPr>
      <w:r w:rsidDel="00000000" w:rsidR="00000000" w:rsidRPr="00000000">
        <w:rPr>
          <w:rtl w:val="0"/>
        </w:rPr>
        <w:t xml:space="preserve"> </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pPr>
      <w:r w:rsidDel="00000000" w:rsidR="00000000" w:rsidRPr="00000000">
        <w:rPr>
          <w:rtl w:val="0"/>
        </w:rPr>
        <w:t xml:space="preserve">Zarbock, A., Koyner, J. L., Hoste, E. A. J., &amp; Kellum, J. A. (2018). Update on perioperative acute kidney injury. </w:t>
      </w:r>
      <w:r w:rsidDel="00000000" w:rsidR="00000000" w:rsidRPr="00000000">
        <w:rPr>
          <w:i w:val="1"/>
          <w:rtl w:val="0"/>
        </w:rPr>
        <w:t xml:space="preserve">Anesthesia &amp; Analgesia, 127(5)</w:t>
      </w:r>
      <w:r w:rsidDel="00000000" w:rsidR="00000000" w:rsidRPr="00000000">
        <w:rPr>
          <w:rtl w:val="0"/>
        </w:rPr>
        <w:t xml:space="preserve">, 1236–1245.</w:t>
      </w:r>
    </w:p>
    <w:p w:rsidR="00000000" w:rsidDel="00000000" w:rsidP="00000000" w:rsidRDefault="00000000" w:rsidRPr="00000000" w14:paraId="000002A5">
      <w:pPr>
        <w:spacing w:after="160" w:before="160" w:line="240" w:lineRule="auto"/>
        <w:ind w:left="480"/>
        <w:rPr/>
      </w:pPr>
      <w:r w:rsidDel="00000000" w:rsidR="00000000" w:rsidRPr="00000000">
        <w:rPr>
          <w:rtl w:val="0"/>
        </w:rPr>
        <w:t xml:space="preserve">Mehta, R. L., Cerdá, J., Burdmann, E. A., Tonelli, M., García-García, G., Jha, V., et al. (2015). International Society of Nephrology’s 0by25 initiative for acute kidney injury (zero preventable deaths by 2025): A human rights case for nephrology. The Lancet, 385(9987), 2616–2643.</w:t>
      </w: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pPr>
      <w:r w:rsidDel="00000000" w:rsidR="00000000" w:rsidRPr="00000000">
        <w:rPr>
          <w:rtl w:val="0"/>
        </w:rPr>
        <w:t xml:space="preserve">Rivas Alarcón, G. (2022). Frecuencia de lesión renal aguda </w:t>
      </w:r>
      <w:r w:rsidDel="00000000" w:rsidR="00000000" w:rsidRPr="00000000">
        <w:rPr>
          <w:rtl w:val="0"/>
        </w:rPr>
        <w:t xml:space="preserve">posoperatoria</w:t>
      </w:r>
      <w:r w:rsidDel="00000000" w:rsidR="00000000" w:rsidRPr="00000000">
        <w:rPr>
          <w:rtl w:val="0"/>
        </w:rPr>
        <w:t xml:space="preserve"> en pacientes sometidos a laparotomía exploradora de urgencia y sus posibles factores determinantes. Benemérita Universidad Autónoma de Puebla </w:t>
      </w:r>
      <w:hyperlink r:id="rId68">
        <w:r w:rsidDel="00000000" w:rsidR="00000000" w:rsidRPr="00000000">
          <w:rPr>
            <w:color w:val="1155cc"/>
            <w:u w:val="single"/>
            <w:rtl w:val="0"/>
          </w:rPr>
          <w:t xml:space="preserve">https://hdl.handle.net/20.500.12371/16451</w:t>
        </w:r>
      </w:hyperlink>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pPr>
      <w:r w:rsidDel="00000000" w:rsidR="00000000" w:rsidRPr="00000000">
        <w:rPr>
          <w:rtl w:val="0"/>
        </w:rPr>
        <w:t xml:space="preserve">Hoste, E. A. J., Kellum, J. A., Selby, N. M., Zarbock, A., Palevsky, P. M., Bagshaw, S. M., et al. (2018). Global epidemiology and outcomes of acute kidney injury. Nature Reviews Nephrology, 14(10), 607–625.</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pPr>
      <w:r w:rsidDel="00000000" w:rsidR="00000000" w:rsidRPr="00000000">
        <w:rPr>
          <w:rtl w:val="0"/>
        </w:rPr>
        <w:t xml:space="preserve">Kidney Disease: Improving Global Outcomes (KDIGO). (2012). KDIGO clinical practice guideline for acute kidney injury. Kidney International Supplements, 2(1), 1–138. </w:t>
      </w:r>
      <w:hyperlink r:id="rId69">
        <w:r w:rsidDel="00000000" w:rsidR="00000000" w:rsidRPr="00000000">
          <w:rPr>
            <w:color w:val="1155cc"/>
            <w:u w:val="single"/>
            <w:rtl w:val="0"/>
          </w:rPr>
          <w:t xml:space="preserve">https://doi.org/10.1038/kisup.2012.1</w:t>
        </w:r>
      </w:hyperlink>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pPr>
      <w:r w:rsidDel="00000000" w:rsidR="00000000" w:rsidRPr="00000000">
        <w:rPr>
          <w:rtl w:val="0"/>
        </w:rPr>
        <w:t xml:space="preserve">Cely, J. E., Mendoza, E. J., Pérez, L. C., Mateus, J. M., Luque, G. A., Contreras, J. A., et al. (2019). Trabajos originales en Colombia de lesión renal aguda ¿Qué hay disponible a nivel nacional? Revista Repertorio de Medicina y Cirugía, 28(2).</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pPr>
      <w:r w:rsidDel="00000000" w:rsidR="00000000" w:rsidRPr="00000000">
        <w:rPr>
          <w:rtl w:val="0"/>
        </w:rPr>
        <w:t xml:space="preserve">Sun, R., y colaboradores. (2024). Development of interpretable machine learning models for prediction of acute kidney injury after noncardiac surgery: A retrospective cohort study. International Journal of Surgery, 110, 2950–2962. </w:t>
      </w:r>
      <w:hyperlink r:id="rId70">
        <w:r w:rsidDel="00000000" w:rsidR="00000000" w:rsidRPr="00000000">
          <w:rPr>
            <w:color w:val="1155cc"/>
            <w:u w:val="single"/>
            <w:rtl w:val="0"/>
          </w:rPr>
          <w:t xml:space="preserve">https://doi.org/10.1097/JS9.0000000000001237</w:t>
        </w:r>
      </w:hyperlink>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pPr>
      <w:r w:rsidDel="00000000" w:rsidR="00000000" w:rsidRPr="00000000">
        <w:rPr>
          <w:rtl w:val="0"/>
        </w:rPr>
        <w:t xml:space="preserve">Peng, X., Zhu, T., Chen, Q., et al. (2024). A simple machine learning model for the prediction of acute kidney injury following noncardiac surgery in geriatric patients: A prospective cohort study. BMC Geriatrics, 24, 549. </w:t>
      </w:r>
      <w:hyperlink r:id="rId71">
        <w:r w:rsidDel="00000000" w:rsidR="00000000" w:rsidRPr="00000000">
          <w:rPr>
            <w:color w:val="1155cc"/>
            <w:u w:val="single"/>
            <w:rtl w:val="0"/>
          </w:rPr>
          <w:t xml:space="preserve">https://doi.org/10.1186/s12877-024-05148-1</w:t>
        </w:r>
      </w:hyperlink>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pPr>
      <w:r w:rsidDel="00000000" w:rsidR="00000000" w:rsidRPr="00000000">
        <w:rPr>
          <w:rtl w:val="0"/>
        </w:rPr>
        <w:t xml:space="preserve">Mehta, R. L. et al. Recognition and management of acute kidney injury in the International Society of Nephrology 0by25 Global Snapshot: a multinational cross-sectional study. Lancet387, 2017–2025 (2016).</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pPr>
      <w:r w:rsidDel="00000000" w:rsidR="00000000" w:rsidRPr="00000000">
        <w:rPr>
          <w:rtl w:val="0"/>
        </w:rPr>
        <w:t xml:space="preserve">Jiang, J., Liu, X., Cheng, Z., Liu, Q., &amp; Xing, W. (2023). Interpretable machine learning models for early prediction of acute kidney injury after cardiac surgery. BMC Nephrology, 24(1), 326. </w:t>
      </w:r>
      <w:hyperlink r:id="rId72">
        <w:r w:rsidDel="00000000" w:rsidR="00000000" w:rsidRPr="00000000">
          <w:rPr>
            <w:color w:val="1155cc"/>
            <w:u w:val="single"/>
            <w:rtl w:val="0"/>
          </w:rPr>
          <w:t xml:space="preserve">https://doi.org/10.1186/s12882-023-03324-w</w:t>
        </w:r>
      </w:hyperlink>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pPr>
      <w:r w:rsidDel="00000000" w:rsidR="00000000" w:rsidRPr="00000000">
        <w:rPr>
          <w:rtl w:val="0"/>
        </w:rPr>
        <w:t xml:space="preserve">Canet, E., &amp; Bellomo, R. (2018). Perioperative renal protection. Current Opinion in Critical Care, 24(6), 568–574.</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pPr>
      <w:r w:rsidDel="00000000" w:rsidR="00000000" w:rsidRPr="00000000">
        <w:rPr>
          <w:rtl w:val="0"/>
        </w:rPr>
        <w:t xml:space="preserve">Galán, V. (2015). APLICACIÓN DE LA METODOLOGÍA CRISP-DM A UN PROYECTO DE MINERÍA DE DATOS EN EL ENTORNO UNIVERSITARIO. </w:t>
      </w:r>
      <w:r w:rsidDel="00000000" w:rsidR="00000000" w:rsidRPr="00000000">
        <w:rPr>
          <w:i w:val="1"/>
          <w:rtl w:val="0"/>
        </w:rPr>
        <w:t xml:space="preserve">Universidad Carlos III de Madrid Escuela Politécnica Superior. </w:t>
      </w:r>
      <w:r w:rsidDel="00000000" w:rsidR="00000000" w:rsidRPr="00000000">
        <w:rPr>
          <w:rtl w:val="0"/>
        </w:rPr>
        <w:t xml:space="preserve">1- 120.</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pPr>
      <w:r w:rsidDel="00000000" w:rsidR="00000000" w:rsidRPr="00000000">
        <w:rPr>
          <w:i w:val="1"/>
          <w:rtl w:val="0"/>
        </w:rPr>
        <w:t xml:space="preserve">Metodología para el desarrollo de proyectos en minería de datos – CRISP-DM</w:t>
      </w:r>
      <w:r w:rsidDel="00000000" w:rsidR="00000000" w:rsidRPr="00000000">
        <w:rPr>
          <w:rtl w:val="0"/>
        </w:rPr>
        <w:t xml:space="preserve">. (s.f.). EPB 603 Sistemas del Conocimiento. Recuperado de</w:t>
      </w:r>
      <w:hyperlink r:id="rId73">
        <w:r w:rsidDel="00000000" w:rsidR="00000000" w:rsidRPr="00000000">
          <w:rPr>
            <w:rtl w:val="0"/>
          </w:rPr>
          <w:t xml:space="preserve"> </w:t>
        </w:r>
      </w:hyperlink>
      <w:hyperlink r:id="rId74">
        <w:r w:rsidDel="00000000" w:rsidR="00000000" w:rsidRPr="00000000">
          <w:rPr>
            <w:color w:val="1155cc"/>
            <w:u w:val="single"/>
            <w:rtl w:val="0"/>
          </w:rPr>
          <w:t xml:space="preserve">https://gc.scalahed.com/recursos/files/r161r/w25341w/MetodologiaDesarrollo_proyectos_Mineria_de_Datos_RS4.pdf</w:t>
        </w:r>
      </w:hyperlink>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pPr>
      <w:r w:rsidDel="00000000" w:rsidR="00000000" w:rsidRPr="00000000">
        <w:rPr>
          <w:rtl w:val="0"/>
        </w:rPr>
        <w:t xml:space="preserve">García, C. I. (2019). Metodologías de desarrollo de proyectos de minería de datos: Una visión centrada en CRISP-DM. </w:t>
      </w:r>
      <w:r w:rsidDel="00000000" w:rsidR="00000000" w:rsidRPr="00000000">
        <w:rPr>
          <w:i w:val="1"/>
          <w:rtl w:val="0"/>
        </w:rPr>
        <w:t xml:space="preserve">Universidad de Burgos.</w:t>
      </w:r>
      <w:r w:rsidDel="00000000" w:rsidR="00000000" w:rsidRPr="00000000">
        <w:rPr>
          <w:rtl w:val="0"/>
        </w:rPr>
        <w:t xml:space="preserve"> </w:t>
      </w:r>
      <w:hyperlink r:id="rId75">
        <w:r w:rsidDel="00000000" w:rsidR="00000000" w:rsidRPr="00000000">
          <w:rPr>
            <w:color w:val="1155cc"/>
            <w:u w:val="single"/>
            <w:rtl w:val="0"/>
          </w:rPr>
          <w:t xml:space="preserve">https://doi.org/10.13140/RG.2.2.34208.02566</w:t>
        </w:r>
      </w:hyperlink>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pPr>
      <w:r w:rsidDel="00000000" w:rsidR="00000000" w:rsidRPr="00000000">
        <w:rPr>
          <w:rtl w:val="0"/>
        </w:rPr>
        <w:t xml:space="preserve">Xue, B., Li, D., Lu, C., King, C. R., Wildes, T., Avidan, M. S., Kannampalli, T., &amp; Abraham, J. (2021). Use of machine learning to develop and evaluate models using preoperative and intraoperative data to identify risks of postoperative complications. JAMA Network Open, 4(3), e212240. </w:t>
      </w:r>
      <w:hyperlink r:id="rId76">
        <w:r w:rsidDel="00000000" w:rsidR="00000000" w:rsidRPr="00000000">
          <w:rPr>
            <w:color w:val="1155cc"/>
            <w:u w:val="single"/>
            <w:rtl w:val="0"/>
          </w:rPr>
          <w:t xml:space="preserve">https://doi.org/10.1001/jamanetworkopen.2021.2240</w:t>
        </w:r>
      </w:hyperlink>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pPr>
      <w:r w:rsidDel="00000000" w:rsidR="00000000" w:rsidRPr="00000000">
        <w:rPr>
          <w:rtl w:val="0"/>
        </w:rPr>
        <w:t xml:space="preserve">Hosmer, D. W., Lemeshow, S., &amp; Sturdivant, R. X. (2013). Applied logistic regression (3rd ed.). John Wiley &amp; Sons.</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pP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8">
      <w:pPr>
        <w:spacing w:after="100" w:line="24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A">
      <w:pPr>
        <w:spacing w:after="100" w:line="240" w:lineRule="auto"/>
        <w:ind w:left="0" w:firstLine="0"/>
        <w:rPr>
          <w:rFonts w:ascii="Arial" w:cs="Arial" w:eastAsia="Arial" w:hAnsi="Arial"/>
          <w:color w:val="1155cc"/>
          <w:sz w:val="22"/>
          <w:szCs w:val="22"/>
        </w:rPr>
      </w:pPr>
      <w:r w:rsidDel="00000000" w:rsidR="00000000" w:rsidRPr="00000000">
        <w:rPr>
          <w:rtl w:val="0"/>
        </w:rPr>
      </w:r>
    </w:p>
    <w:p w:rsidR="00000000" w:rsidDel="00000000" w:rsidP="00000000" w:rsidRDefault="00000000" w:rsidRPr="00000000" w14:paraId="000002BB">
      <w:pPr>
        <w:spacing w:after="100" w:line="24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C">
      <w:pPr>
        <w:spacing w:line="240" w:lineRule="auto"/>
        <w:ind w:left="0" w:firstLine="0"/>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rFonts w:ascii="Arial" w:cs="Arial" w:eastAsia="Arial" w:hAnsi="Arial"/>
          <w:sz w:val="22"/>
          <w:szCs w:val="22"/>
        </w:rPr>
      </w:pPr>
      <w:r w:rsidDel="00000000" w:rsidR="00000000" w:rsidRPr="00000000">
        <w:rPr>
          <w:rFonts w:ascii="Arial" w:cs="Arial" w:eastAsia="Arial" w:hAnsi="Arial"/>
          <w:sz w:val="22"/>
          <w:szCs w:val="22"/>
          <w:rtl w:val="0"/>
        </w:rPr>
        <w:tab/>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3">
      <w:pPr>
        <w:spacing w:after="100" w:line="24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pP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pPr>
      <w:r w:rsidDel="00000000" w:rsidR="00000000" w:rsidRPr="00000000">
        <w:rPr>
          <w:rtl w:val="0"/>
        </w:rPr>
      </w:r>
    </w:p>
    <w:p w:rsidR="00000000" w:rsidDel="00000000" w:rsidP="00000000" w:rsidRDefault="00000000" w:rsidRPr="00000000" w14:paraId="000002C7">
      <w:pPr>
        <w:pBdr>
          <w:top w:space="0" w:sz="0" w:val="nil"/>
          <w:left w:space="0" w:sz="0" w:val="nil"/>
          <w:bottom w:space="0" w:sz="0" w:val="nil"/>
          <w:right w:space="0" w:sz="0" w:val="nil"/>
          <w:between w:space="0" w:sz="0" w:val="nil"/>
        </w:pBdr>
        <w:spacing w:after="160" w:before="160" w:line="240" w:lineRule="auto"/>
        <w:ind w:left="480" w:hanging="480"/>
        <w:rPr>
          <w:color w:val="000000"/>
        </w:rPr>
      </w:pPr>
      <w:r w:rsidDel="00000000" w:rsidR="00000000" w:rsidRPr="00000000">
        <w:rPr>
          <w:rtl w:val="0"/>
        </w:rPr>
      </w:r>
    </w:p>
    <w:p w:rsidR="00000000" w:rsidDel="00000000" w:rsidP="00000000" w:rsidRDefault="00000000" w:rsidRPr="00000000" w14:paraId="000002C8">
      <w:pPr>
        <w:rPr>
          <w:b w:val="1"/>
        </w:rPr>
      </w:pPr>
      <w:r w:rsidDel="00000000" w:rsidR="00000000" w:rsidRPr="00000000">
        <w:rPr>
          <w:rtl w:val="0"/>
        </w:rPr>
      </w:r>
    </w:p>
    <w:p w:rsidR="00000000" w:rsidDel="00000000" w:rsidP="00000000" w:rsidRDefault="00000000" w:rsidRPr="00000000" w14:paraId="000002C9">
      <w:pPr>
        <w:pStyle w:val="Heading1"/>
        <w:rPr/>
      </w:pPr>
      <w:bookmarkStart w:colFirst="0" w:colLast="0" w:name="_heading=h.43ky6rz" w:id="69"/>
      <w:bookmarkEnd w:id="69"/>
      <w:r w:rsidDel="00000000" w:rsidR="00000000" w:rsidRPr="00000000">
        <w:rPr>
          <w:rtl w:val="0"/>
        </w:rPr>
        <w:t xml:space="preserve">Anexos</w:t>
      </w:r>
    </w:p>
    <w:p w:rsidR="00000000" w:rsidDel="00000000" w:rsidP="00000000" w:rsidRDefault="00000000" w:rsidRPr="00000000" w14:paraId="000002CA">
      <w:pPr>
        <w:pBdr>
          <w:top w:space="0" w:sz="0" w:val="nil"/>
          <w:left w:space="0" w:sz="0" w:val="nil"/>
          <w:bottom w:space="0" w:sz="0" w:val="nil"/>
          <w:right w:space="0" w:sz="0" w:val="nil"/>
          <w:between w:space="0" w:sz="0" w:val="nil"/>
        </w:pBdr>
        <w:ind w:firstLine="709"/>
        <w:rPr>
          <w:color w:val="000000"/>
        </w:rPr>
      </w:pPr>
      <w:r w:rsidDel="00000000" w:rsidR="00000000" w:rsidRPr="00000000">
        <w:rPr>
          <w:rtl w:val="0"/>
        </w:rPr>
      </w:r>
    </w:p>
    <w:p w:rsidR="00000000" w:rsidDel="00000000" w:rsidP="00000000" w:rsidRDefault="00000000" w:rsidRPr="00000000" w14:paraId="000002CB">
      <w:pPr>
        <w:pBdr>
          <w:top w:space="0" w:sz="0" w:val="nil"/>
          <w:left w:space="0" w:sz="0" w:val="nil"/>
          <w:bottom w:space="0" w:sz="0" w:val="nil"/>
          <w:right w:space="0" w:sz="0" w:val="nil"/>
          <w:between w:space="0" w:sz="0" w:val="nil"/>
        </w:pBdr>
        <w:ind w:firstLine="709"/>
        <w:rPr>
          <w:color w:val="000000"/>
        </w:rPr>
      </w:pPr>
      <w:bookmarkStart w:colFirst="0" w:colLast="0" w:name="_heading=h.2iq8gzs" w:id="70"/>
      <w:bookmarkEnd w:id="70"/>
      <w:r w:rsidDel="00000000" w:rsidR="00000000" w:rsidRPr="00000000">
        <w:rPr>
          <w:color w:val="000000"/>
          <w:rtl w:val="0"/>
        </w:rPr>
        <w:t xml:space="preserve">En los anexos se incluye material complementario que apoya la documentación investigativa, tales como consentimientos informados, entrevistas, material fotográfico, etc. Evite incluir material que puede estar protegido por derechos de autor, tales como pruebas psicológicas, fragmentos de libros, artículos de revistas, patentes, etc. Recuerda no incluir en tu documento datos de personas o entidades objetos de la investigación, tales como nombres, apellidos, cédulas, números telefónicos, consentimientos informados con datos personales (Resolución 8430 de 1993), nombres de empresas sin el consentimiento escrito del representante legal, fotografías en primer plano de personas (especialmente de menores de edad) y demás información que pueda contravenir los principios emitidos en la Ley Estatutaria 1581 de 2012 (Ley de protección de datos personales). </w:t>
      </w:r>
    </w:p>
    <w:p w:rsidR="00000000" w:rsidDel="00000000" w:rsidP="00000000" w:rsidRDefault="00000000" w:rsidRPr="00000000" w14:paraId="000002CC">
      <w:pPr>
        <w:ind w:firstLine="708"/>
        <w:rPr/>
      </w:pPr>
      <w:r w:rsidDel="00000000" w:rsidR="00000000" w:rsidRPr="00000000">
        <w:rPr>
          <w:rtl w:val="0"/>
        </w:rPr>
        <w:t xml:space="preserve">Los siguientes anexos contienen documentos de interés para el proceso de trabajo de grado, así como trucos y recomendaciones que surgen constantemente en la elaboración de un documento en Word.</w:t>
      </w:r>
    </w:p>
    <w:p w:rsidR="00000000" w:rsidDel="00000000" w:rsidP="00000000" w:rsidRDefault="00000000" w:rsidRPr="00000000" w14:paraId="000002CD">
      <w:pPr>
        <w:pBdr>
          <w:top w:space="0" w:sz="0" w:val="nil"/>
          <w:left w:space="0" w:sz="0" w:val="nil"/>
          <w:bottom w:space="0" w:sz="0" w:val="nil"/>
          <w:right w:space="0" w:sz="0" w:val="nil"/>
          <w:between w:space="0" w:sz="0" w:val="nil"/>
        </w:pBdr>
        <w:ind w:firstLine="709"/>
        <w:rPr>
          <w:color w:val="000000"/>
        </w:rPr>
      </w:pPr>
      <w:r w:rsidDel="00000000" w:rsidR="00000000" w:rsidRPr="00000000">
        <w:rPr>
          <w:rtl w:val="0"/>
        </w:rPr>
      </w:r>
    </w:p>
    <w:p w:rsidR="00000000" w:rsidDel="00000000" w:rsidP="00000000" w:rsidRDefault="00000000" w:rsidRPr="00000000" w14:paraId="000002CE">
      <w:pPr>
        <w:rPr>
          <w:b w:val="1"/>
        </w:rPr>
      </w:pPr>
      <w:r w:rsidDel="00000000" w:rsidR="00000000" w:rsidRPr="00000000">
        <w:rPr>
          <w:rtl w:val="0"/>
        </w:rPr>
      </w:r>
    </w:p>
    <w:p w:rsidR="00000000" w:rsidDel="00000000" w:rsidP="00000000" w:rsidRDefault="00000000" w:rsidRPr="00000000" w14:paraId="000002CF">
      <w:pPr>
        <w:spacing w:after="160" w:line="259"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2D0">
      <w:pPr>
        <w:pStyle w:val="Heading2"/>
        <w:rPr/>
      </w:pPr>
      <w:bookmarkStart w:colFirst="0" w:colLast="0" w:name="_heading=h.xvir7l" w:id="71"/>
      <w:bookmarkEnd w:id="71"/>
      <w:r w:rsidDel="00000000" w:rsidR="00000000" w:rsidRPr="00000000">
        <w:rPr>
          <w:rtl w:val="0"/>
        </w:rPr>
        <w:t xml:space="preserve">Anexo 1. Autoarchivo en Repositorio y documentos de interés</w:t>
      </w:r>
    </w:p>
    <w:p w:rsidR="00000000" w:rsidDel="00000000" w:rsidP="00000000" w:rsidRDefault="00000000" w:rsidRPr="00000000" w14:paraId="000002D1">
      <w:pPr>
        <w:pBdr>
          <w:top w:space="0" w:sz="0" w:val="nil"/>
          <w:left w:space="0" w:sz="0" w:val="nil"/>
          <w:bottom w:space="0" w:sz="0" w:val="nil"/>
          <w:right w:space="0" w:sz="0" w:val="nil"/>
          <w:between w:space="0" w:sz="0" w:val="nil"/>
        </w:pBdr>
        <w:ind w:firstLine="709"/>
        <w:rPr>
          <w:color w:val="000000"/>
        </w:rPr>
      </w:pPr>
      <w:r w:rsidDel="00000000" w:rsidR="00000000" w:rsidRPr="00000000">
        <w:rPr>
          <w:rtl w:val="0"/>
        </w:rPr>
      </w:r>
    </w:p>
    <w:p w:rsidR="00000000" w:rsidDel="00000000" w:rsidP="00000000" w:rsidRDefault="00000000" w:rsidRPr="00000000" w14:paraId="000002D2">
      <w:pPr>
        <w:pBdr>
          <w:top w:space="0" w:sz="0" w:val="nil"/>
          <w:left w:space="0" w:sz="0" w:val="nil"/>
          <w:bottom w:space="0" w:sz="0" w:val="nil"/>
          <w:right w:space="0" w:sz="0" w:val="nil"/>
          <w:between w:space="0" w:sz="0" w:val="nil"/>
        </w:pBdr>
        <w:spacing w:line="276" w:lineRule="auto"/>
        <w:ind w:firstLine="709"/>
        <w:rPr>
          <w:color w:val="000000"/>
        </w:rPr>
      </w:pPr>
      <w:bookmarkStart w:colFirst="0" w:colLast="0" w:name="_heading=h.3hv69ve" w:id="72"/>
      <w:bookmarkEnd w:id="72"/>
      <w:r w:rsidDel="00000000" w:rsidR="00000000" w:rsidRPr="00000000">
        <w:rPr>
          <w:color w:val="000000"/>
          <w:rtl w:val="0"/>
        </w:rPr>
        <w:t xml:space="preserve">Al terminar todos los aspectos metodológicos, de redacción, de estructura y diagramación de tu tesis en Word, y con previo aval de la unidad académica, exporta el documento a versión PDF. Prepara también los anexos, si los tiene. Posteriormente, realiza la gestión de autoarchivo en el Repositorio Institucional </w:t>
      </w:r>
      <w:hyperlink r:id="rId77">
        <w:r w:rsidDel="00000000" w:rsidR="00000000" w:rsidRPr="00000000">
          <w:rPr>
            <w:color w:val="0563c1"/>
            <w:u w:val="single"/>
            <w:rtl w:val="0"/>
          </w:rPr>
          <w:t xml:space="preserve">http://bibliotecadigital.udea.edu.co</w:t>
        </w:r>
      </w:hyperlink>
      <w:r w:rsidDel="00000000" w:rsidR="00000000" w:rsidRPr="00000000">
        <w:rPr>
          <w:color w:val="000000"/>
          <w:rtl w:val="0"/>
        </w:rPr>
        <w:t xml:space="preserve">, procedimiento que puedes consultar en video o versión PDF:</w:t>
      </w:r>
    </w:p>
    <w:p w:rsidR="00000000" w:rsidDel="00000000" w:rsidP="00000000" w:rsidRDefault="00000000" w:rsidRPr="00000000" w14:paraId="000002D3">
      <w:pPr>
        <w:pBdr>
          <w:top w:space="0" w:sz="0" w:val="nil"/>
          <w:left w:space="0" w:sz="0" w:val="nil"/>
          <w:bottom w:space="0" w:sz="0" w:val="nil"/>
          <w:right w:space="0" w:sz="0" w:val="nil"/>
          <w:between w:space="0" w:sz="0" w:val="nil"/>
        </w:pBdr>
        <w:ind w:firstLine="709"/>
        <w:rPr>
          <w:color w:val="000000"/>
        </w:rPr>
      </w:pPr>
      <w:r w:rsidDel="00000000" w:rsidR="00000000" w:rsidRPr="00000000">
        <w:rPr>
          <w:rtl w:val="0"/>
        </w:rPr>
      </w:r>
    </w:p>
    <w:p w:rsidR="00000000" w:rsidDel="00000000" w:rsidP="00000000" w:rsidRDefault="00000000" w:rsidRPr="00000000" w14:paraId="000002D4">
      <w:pPr>
        <w:numPr>
          <w:ilvl w:val="0"/>
          <w:numId w:val="7"/>
        </w:numPr>
        <w:pBdr>
          <w:top w:space="0" w:sz="0" w:val="nil"/>
          <w:left w:space="0" w:sz="0" w:val="nil"/>
          <w:bottom w:space="0" w:sz="0" w:val="nil"/>
          <w:right w:space="0" w:sz="0" w:val="nil"/>
          <w:between w:space="0" w:sz="0" w:val="nil"/>
        </w:pBdr>
        <w:spacing w:after="120" w:lineRule="auto"/>
        <w:ind w:left="360" w:hanging="360"/>
        <w:rPr/>
      </w:pPr>
      <w:bookmarkStart w:colFirst="0" w:colLast="0" w:name="_heading=h.1x0gk37" w:id="73"/>
      <w:bookmarkEnd w:id="73"/>
      <w:r w:rsidDel="00000000" w:rsidR="00000000" w:rsidRPr="00000000">
        <w:rPr>
          <w:color w:val="000000"/>
          <w:rtl w:val="0"/>
        </w:rPr>
        <w:t xml:space="preserve">Gestión de autoarchivo trabajos de grado (video): </w:t>
      </w:r>
      <w:hyperlink r:id="rId78">
        <w:r w:rsidDel="00000000" w:rsidR="00000000" w:rsidRPr="00000000">
          <w:rPr>
            <w:color w:val="0563c1"/>
            <w:u w:val="single"/>
            <w:rtl w:val="0"/>
          </w:rPr>
          <w:t xml:space="preserve">https://bit.ly/3wx9U0E</w:t>
        </w:r>
      </w:hyperlink>
      <w:r w:rsidDel="00000000" w:rsidR="00000000" w:rsidRPr="00000000">
        <w:rPr>
          <w:rtl w:val="0"/>
        </w:rPr>
      </w:r>
    </w:p>
    <w:p w:rsidR="00000000" w:rsidDel="00000000" w:rsidP="00000000" w:rsidRDefault="00000000" w:rsidRPr="00000000" w14:paraId="000002D5">
      <w:pPr>
        <w:numPr>
          <w:ilvl w:val="0"/>
          <w:numId w:val="5"/>
        </w:numPr>
        <w:pBdr>
          <w:top w:space="0" w:sz="0" w:val="nil"/>
          <w:left w:space="0" w:sz="0" w:val="nil"/>
          <w:bottom w:space="0" w:sz="0" w:val="nil"/>
          <w:right w:space="0" w:sz="0" w:val="nil"/>
          <w:between w:space="0" w:sz="0" w:val="nil"/>
        </w:pBdr>
        <w:spacing w:line="276" w:lineRule="auto"/>
        <w:ind w:left="360" w:hanging="360"/>
        <w:rPr/>
      </w:pPr>
      <w:r w:rsidDel="00000000" w:rsidR="00000000" w:rsidRPr="00000000">
        <w:rPr>
          <w:color w:val="000000"/>
          <w:rtl w:val="0"/>
        </w:rPr>
        <w:t xml:space="preserve">Instructivo para el autoarchivo de trabajos de grado en el Repositorio Institucional Universidad de Antioquia (PDF): </w:t>
      </w:r>
      <w:hyperlink r:id="rId79">
        <w:r w:rsidDel="00000000" w:rsidR="00000000" w:rsidRPr="00000000">
          <w:rPr>
            <w:color w:val="0563c1"/>
            <w:u w:val="single"/>
            <w:rtl w:val="0"/>
          </w:rPr>
          <w:t xml:space="preserve">https://bit.ly/3fOWbfB</w:t>
        </w:r>
      </w:hyperlink>
      <w:r w:rsidDel="00000000" w:rsidR="00000000" w:rsidRPr="00000000">
        <w:rPr>
          <w:rtl w:val="0"/>
        </w:rPr>
      </w:r>
    </w:p>
    <w:p w:rsidR="00000000" w:rsidDel="00000000" w:rsidP="00000000" w:rsidRDefault="00000000" w:rsidRPr="00000000" w14:paraId="000002D6">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D7">
      <w:pPr>
        <w:pBdr>
          <w:top w:space="0" w:sz="0" w:val="nil"/>
          <w:left w:space="0" w:sz="0" w:val="nil"/>
          <w:bottom w:space="0" w:sz="0" w:val="nil"/>
          <w:right w:space="0" w:sz="0" w:val="nil"/>
          <w:between w:space="0" w:sz="0" w:val="nil"/>
        </w:pBdr>
        <w:spacing w:line="276" w:lineRule="auto"/>
        <w:ind w:firstLine="709"/>
        <w:rPr>
          <w:color w:val="000000"/>
        </w:rPr>
      </w:pPr>
      <w:bookmarkStart w:colFirst="0" w:colLast="0" w:name="_heading=h.4h042r0" w:id="74"/>
      <w:bookmarkEnd w:id="74"/>
      <w:r w:rsidDel="00000000" w:rsidR="00000000" w:rsidRPr="00000000">
        <w:rPr>
          <w:color w:val="000000"/>
          <w:rtl w:val="0"/>
        </w:rPr>
        <w:t xml:space="preserve">Recuerda que ya no se entregan trabajos de grado en CD-ROM, únicamente mediante formato digital a través del Repositorio Institucional. Otros documentos de interés para el proceso de entrega de trabajos de grado:</w:t>
      </w:r>
    </w:p>
    <w:p w:rsidR="00000000" w:rsidDel="00000000" w:rsidP="00000000" w:rsidRDefault="00000000" w:rsidRPr="00000000" w14:paraId="000002D8">
      <w:pPr>
        <w:pBdr>
          <w:top w:space="0" w:sz="0" w:val="nil"/>
          <w:left w:space="0" w:sz="0" w:val="nil"/>
          <w:bottom w:space="0" w:sz="0" w:val="nil"/>
          <w:right w:space="0" w:sz="0" w:val="nil"/>
          <w:between w:space="0" w:sz="0" w:val="nil"/>
        </w:pBdr>
        <w:ind w:firstLine="709"/>
        <w:rPr>
          <w:color w:val="000000"/>
        </w:rPr>
      </w:pPr>
      <w:r w:rsidDel="00000000" w:rsidR="00000000" w:rsidRPr="00000000">
        <w:rPr>
          <w:rtl w:val="0"/>
        </w:rPr>
      </w:r>
    </w:p>
    <w:p w:rsidR="00000000" w:rsidDel="00000000" w:rsidP="00000000" w:rsidRDefault="00000000" w:rsidRPr="00000000" w14:paraId="000002D9">
      <w:pPr>
        <w:numPr>
          <w:ilvl w:val="0"/>
          <w:numId w:val="5"/>
        </w:numPr>
        <w:pBdr>
          <w:top w:space="0" w:sz="0" w:val="nil"/>
          <w:left w:space="0" w:sz="0" w:val="nil"/>
          <w:bottom w:space="0" w:sz="0" w:val="nil"/>
          <w:right w:space="0" w:sz="0" w:val="nil"/>
          <w:between w:space="0" w:sz="0" w:val="nil"/>
        </w:pBdr>
        <w:spacing w:after="240" w:line="276" w:lineRule="auto"/>
        <w:ind w:left="360" w:hanging="360"/>
        <w:rPr/>
      </w:pPr>
      <w:bookmarkStart w:colFirst="0" w:colLast="0" w:name="_heading=h.2w5ecyt" w:id="75"/>
      <w:bookmarkEnd w:id="75"/>
      <w:r w:rsidDel="00000000" w:rsidR="00000000" w:rsidRPr="00000000">
        <w:rPr>
          <w:color w:val="000000"/>
          <w:rtl w:val="0"/>
        </w:rPr>
        <w:t xml:space="preserve">Formulario institucional de entrega y autorización de trabajos de grado en la Universidad de Antioquia (diligenciar solo para 2 autores o más): </w:t>
      </w:r>
      <w:hyperlink r:id="rId80">
        <w:r w:rsidDel="00000000" w:rsidR="00000000" w:rsidRPr="00000000">
          <w:rPr>
            <w:color w:val="0563c1"/>
            <w:u w:val="single"/>
            <w:rtl w:val="0"/>
          </w:rPr>
          <w:t xml:space="preserve">https://bit.ly/2Q0sc9P</w:t>
        </w:r>
      </w:hyperlink>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2DA">
      <w:pPr>
        <w:numPr>
          <w:ilvl w:val="0"/>
          <w:numId w:val="5"/>
        </w:numPr>
        <w:pBdr>
          <w:top w:space="0" w:sz="0" w:val="nil"/>
          <w:left w:space="0" w:sz="0" w:val="nil"/>
          <w:bottom w:space="0" w:sz="0" w:val="nil"/>
          <w:right w:space="0" w:sz="0" w:val="nil"/>
          <w:between w:space="0" w:sz="0" w:val="nil"/>
        </w:pBdr>
        <w:spacing w:after="240" w:line="276" w:lineRule="auto"/>
        <w:ind w:left="360" w:hanging="360"/>
        <w:rPr/>
      </w:pPr>
      <w:r w:rsidDel="00000000" w:rsidR="00000000" w:rsidRPr="00000000">
        <w:rPr>
          <w:color w:val="000000"/>
          <w:rtl w:val="0"/>
        </w:rPr>
        <w:t xml:space="preserve">Resolución Rectoral 47233 (21 de agosto de 2020): por la cual se establecen los lineamientos para la entrega de la producción académica de pregrado y posgrado en sus diferentes formatos y presentaciones al Repositorio Institucional del Departamento de Bibliotecas: </w:t>
      </w:r>
      <w:hyperlink r:id="rId81">
        <w:r w:rsidDel="00000000" w:rsidR="00000000" w:rsidRPr="00000000">
          <w:rPr>
            <w:color w:val="0563c1"/>
            <w:u w:val="single"/>
            <w:rtl w:val="0"/>
          </w:rPr>
          <w:t xml:space="preserve">https://bit.ly/2R629hP</w:t>
        </w:r>
      </w:hyperlink>
      <w:r w:rsidDel="00000000" w:rsidR="00000000" w:rsidRPr="00000000">
        <w:rPr>
          <w:rtl w:val="0"/>
        </w:rPr>
      </w:r>
    </w:p>
    <w:p w:rsidR="00000000" w:rsidDel="00000000" w:rsidP="00000000" w:rsidRDefault="00000000" w:rsidRPr="00000000" w14:paraId="000002DB">
      <w:pPr>
        <w:numPr>
          <w:ilvl w:val="0"/>
          <w:numId w:val="6"/>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Políticas del Repositorio Institucional de la Universidad de Antioquia: </w:t>
      </w:r>
      <w:hyperlink r:id="rId82">
        <w:r w:rsidDel="00000000" w:rsidR="00000000" w:rsidRPr="00000000">
          <w:rPr>
            <w:color w:val="0563c1"/>
            <w:u w:val="single"/>
            <w:rtl w:val="0"/>
          </w:rPr>
          <w:t xml:space="preserve">https://bit.ly/3t6dcG9</w:t>
        </w:r>
      </w:hyperlink>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2DC">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DD">
      <w:pPr>
        <w:pBdr>
          <w:top w:space="0" w:sz="0" w:val="nil"/>
          <w:left w:space="0" w:sz="0" w:val="nil"/>
          <w:bottom w:space="0" w:sz="0" w:val="nil"/>
          <w:right w:space="0" w:sz="0" w:val="nil"/>
          <w:between w:space="0" w:sz="0" w:val="nil"/>
        </w:pBdr>
        <w:ind w:firstLine="709"/>
        <w:rPr>
          <w:color w:val="000000"/>
        </w:rPr>
      </w:pPr>
      <w:r w:rsidDel="00000000" w:rsidR="00000000" w:rsidRPr="00000000">
        <w:rPr>
          <w:rtl w:val="0"/>
        </w:rPr>
      </w:r>
    </w:p>
    <w:p w:rsidR="00000000" w:rsidDel="00000000" w:rsidP="00000000" w:rsidRDefault="00000000" w:rsidRPr="00000000" w14:paraId="000002DE">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DF">
      <w:pPr>
        <w:pStyle w:val="Heading2"/>
        <w:rPr/>
      </w:pPr>
      <w:bookmarkStart w:colFirst="0" w:colLast="0" w:name="_heading=h.1baon6m" w:id="76"/>
      <w:bookmarkEnd w:id="76"/>
      <w:r w:rsidDel="00000000" w:rsidR="00000000" w:rsidRPr="00000000">
        <w:rPr>
          <w:rtl w:val="0"/>
        </w:rPr>
        <w:t xml:space="preserve">Anexo 2. Gestor de citas y referencias de Microsoft Word </w:t>
      </w:r>
      <w:r w:rsidDel="00000000" w:rsidR="00000000" w:rsidRPr="00000000">
        <w:rPr/>
        <w:drawing>
          <wp:inline distB="0" distT="0" distL="0" distR="0">
            <wp:extent cx="246450" cy="229153"/>
            <wp:effectExtent b="0" l="0" r="0" t="0"/>
            <wp:docPr descr="Microsoft Word - Wikipedia" id="397041704" name="image28.png"/>
            <a:graphic>
              <a:graphicData uri="http://schemas.openxmlformats.org/drawingml/2006/picture">
                <pic:pic>
                  <pic:nvPicPr>
                    <pic:cNvPr descr="Microsoft Word - Wikipedia" id="0" name="image28.png"/>
                    <pic:cNvPicPr preferRelativeResize="0"/>
                  </pic:nvPicPr>
                  <pic:blipFill>
                    <a:blip r:embed="rId16"/>
                    <a:srcRect b="0" l="0" r="0" t="0"/>
                    <a:stretch>
                      <a:fillRect/>
                    </a:stretch>
                  </pic:blipFill>
                  <pic:spPr>
                    <a:xfrm>
                      <a:off x="0" y="0"/>
                      <a:ext cx="246450" cy="229153"/>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jc w:val="left"/>
        <w:rPr>
          <w:b w:val="1"/>
        </w:rPr>
      </w:pPr>
      <w:r w:rsidDel="00000000" w:rsidR="00000000" w:rsidRPr="00000000">
        <w:rPr>
          <w:rtl w:val="0"/>
        </w:rPr>
      </w:r>
    </w:p>
    <w:p w:rsidR="00000000" w:rsidDel="00000000" w:rsidP="00000000" w:rsidRDefault="00000000" w:rsidRPr="00000000" w14:paraId="000002E1">
      <w:pPr>
        <w:jc w:val="center"/>
        <w:rPr>
          <w:b w:val="1"/>
        </w:rPr>
      </w:pPr>
      <w:r w:rsidDel="00000000" w:rsidR="00000000" w:rsidRPr="00000000">
        <w:rPr>
          <w:rtl w:val="0"/>
        </w:rPr>
        <w:t xml:space="preserve">Ingresar las fuentes: Referencias &gt; Administrar fuentes &gt; Nuevo:</w:t>
      </w:r>
      <w:r w:rsidDel="00000000" w:rsidR="00000000" w:rsidRPr="00000000">
        <w:rPr/>
        <w:drawing>
          <wp:inline distB="0" distT="0" distL="0" distR="0">
            <wp:extent cx="3750860" cy="2348475"/>
            <wp:effectExtent b="0" l="0" r="0" t="0"/>
            <wp:docPr id="397041705" name="image33.png"/>
            <a:graphic>
              <a:graphicData uri="http://schemas.openxmlformats.org/drawingml/2006/picture">
                <pic:pic>
                  <pic:nvPicPr>
                    <pic:cNvPr id="0" name="image33.png"/>
                    <pic:cNvPicPr preferRelativeResize="0"/>
                  </pic:nvPicPr>
                  <pic:blipFill>
                    <a:blip r:embed="rId83"/>
                    <a:srcRect b="0" l="0" r="0" t="0"/>
                    <a:stretch>
                      <a:fillRect/>
                    </a:stretch>
                  </pic:blipFill>
                  <pic:spPr>
                    <a:xfrm>
                      <a:off x="0" y="0"/>
                      <a:ext cx="3750860" cy="2348475"/>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spacing w:after="120" w:lineRule="auto"/>
        <w:jc w:val="center"/>
        <w:rPr>
          <w:b w:val="1"/>
        </w:rPr>
      </w:pPr>
      <w:r w:rsidDel="00000000" w:rsidR="00000000" w:rsidRPr="00000000">
        <w:rPr>
          <w:rtl w:val="0"/>
        </w:rPr>
        <w:t xml:space="preserve">Insertar cita en el texto: Referencias &gt; Insertar cita &gt; Clic en fuente seleccionada:</w:t>
      </w:r>
      <w:r w:rsidDel="00000000" w:rsidR="00000000" w:rsidRPr="00000000">
        <w:rPr/>
        <w:drawing>
          <wp:inline distB="0" distT="0" distL="0" distR="0">
            <wp:extent cx="2605065" cy="2188336"/>
            <wp:effectExtent b="0" l="0" r="0" t="0"/>
            <wp:docPr id="397041706" name="image34.png"/>
            <a:graphic>
              <a:graphicData uri="http://schemas.openxmlformats.org/drawingml/2006/picture">
                <pic:pic>
                  <pic:nvPicPr>
                    <pic:cNvPr id="0" name="image34.png"/>
                    <pic:cNvPicPr preferRelativeResize="0"/>
                  </pic:nvPicPr>
                  <pic:blipFill>
                    <a:blip r:embed="rId84"/>
                    <a:srcRect b="46417" l="20091" r="49280" t="7841"/>
                    <a:stretch>
                      <a:fillRect/>
                    </a:stretch>
                  </pic:blipFill>
                  <pic:spPr>
                    <a:xfrm>
                      <a:off x="0" y="0"/>
                      <a:ext cx="2605065" cy="2188336"/>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jc w:val="center"/>
        <w:rPr/>
      </w:pPr>
      <w:r w:rsidDel="00000000" w:rsidR="00000000" w:rsidRPr="00000000">
        <w:rPr>
          <w:rtl w:val="0"/>
        </w:rPr>
        <w:t xml:space="preserve">Cita insertada dentro del texto:</w:t>
      </w:r>
    </w:p>
    <w:p w:rsidR="00000000" w:rsidDel="00000000" w:rsidP="00000000" w:rsidRDefault="00000000" w:rsidRPr="00000000" w14:paraId="000002E4">
      <w:pPr>
        <w:jc w:val="center"/>
        <w:rPr/>
      </w:pPr>
      <w:r w:rsidDel="00000000" w:rsidR="00000000" w:rsidRPr="00000000">
        <w:rPr>
          <w:rtl w:val="0"/>
        </w:rPr>
      </w:r>
    </w:p>
    <w:p w:rsidR="00000000" w:rsidDel="00000000" w:rsidP="00000000" w:rsidRDefault="00000000" w:rsidRPr="00000000" w14:paraId="000002E5">
      <w:pPr>
        <w:pBdr>
          <w:top w:space="0" w:sz="0" w:val="nil"/>
          <w:left w:space="0" w:sz="0" w:val="nil"/>
          <w:bottom w:space="0" w:sz="0" w:val="nil"/>
          <w:right w:space="0" w:sz="0" w:val="nil"/>
          <w:between w:space="0" w:sz="0" w:val="nil"/>
        </w:pBdr>
        <w:ind w:firstLine="709"/>
        <w:rPr>
          <w:color w:val="000000"/>
        </w:rPr>
      </w:pPr>
      <w:r w:rsidDel="00000000" w:rsidR="00000000" w:rsidRPr="00000000">
        <w:rPr>
          <w:color w:val="000000"/>
          <w:rtl w:val="0"/>
        </w:rPr>
        <w:t xml:space="preserve">Algunas experiencias significativas se han descrito mediante la pedagogía en hospitales con niños en edad preescolar (Alonso et al., 2006).</w:t>
      </w:r>
    </w:p>
    <w:p w:rsidR="00000000" w:rsidDel="00000000" w:rsidP="00000000" w:rsidRDefault="00000000" w:rsidRPr="00000000" w14:paraId="000002E6">
      <w:pPr>
        <w:jc w:val="center"/>
        <w:rPr>
          <w:b w:val="1"/>
        </w:rPr>
      </w:pPr>
      <w:r w:rsidDel="00000000" w:rsidR="00000000" w:rsidRPr="00000000">
        <w:rPr>
          <w:rtl w:val="0"/>
        </w:rPr>
      </w:r>
    </w:p>
    <w:p w:rsidR="00000000" w:rsidDel="00000000" w:rsidP="00000000" w:rsidRDefault="00000000" w:rsidRPr="00000000" w14:paraId="000002E7">
      <w:pPr>
        <w:spacing w:after="120" w:lineRule="auto"/>
        <w:jc w:val="center"/>
        <w:rPr>
          <w:b w:val="1"/>
        </w:rPr>
      </w:pPr>
      <w:r w:rsidDel="00000000" w:rsidR="00000000" w:rsidRPr="00000000">
        <w:rPr>
          <w:rtl w:val="0"/>
        </w:rPr>
        <w:t xml:space="preserve">Insertar referencias (bibliografía): Referencias &gt; Bibliografía &gt; Referencias</w:t>
      </w:r>
      <w:r w:rsidDel="00000000" w:rsidR="00000000" w:rsidRPr="00000000">
        <w:rPr/>
        <w:drawing>
          <wp:inline distB="0" distT="0" distL="0" distR="0">
            <wp:extent cx="2751987" cy="2715927"/>
            <wp:effectExtent b="0" l="0" r="0" t="0"/>
            <wp:docPr id="397041707" name="image35.png"/>
            <a:graphic>
              <a:graphicData uri="http://schemas.openxmlformats.org/drawingml/2006/picture">
                <pic:pic>
                  <pic:nvPicPr>
                    <pic:cNvPr id="0" name="image35.png"/>
                    <pic:cNvPicPr preferRelativeResize="0"/>
                  </pic:nvPicPr>
                  <pic:blipFill>
                    <a:blip r:embed="rId85"/>
                    <a:srcRect b="28537" l="20213" r="43524" t="7841"/>
                    <a:stretch>
                      <a:fillRect/>
                    </a:stretch>
                  </pic:blipFill>
                  <pic:spPr>
                    <a:xfrm>
                      <a:off x="0" y="0"/>
                      <a:ext cx="2751987" cy="2715927"/>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jc w:val="center"/>
        <w:rPr/>
      </w:pPr>
      <w:r w:rsidDel="00000000" w:rsidR="00000000" w:rsidRPr="00000000">
        <w:rPr>
          <w:rtl w:val="0"/>
        </w:rPr>
        <w:t xml:space="preserve">Sección Referencias insertada:</w:t>
      </w:r>
    </w:p>
    <w:p w:rsidR="00000000" w:rsidDel="00000000" w:rsidP="00000000" w:rsidRDefault="00000000" w:rsidRPr="00000000" w14:paraId="000002E9">
      <w:pPr>
        <w:jc w:val="center"/>
        <w:rPr/>
        <w:sectPr>
          <w:headerReference r:id="rId86" w:type="default"/>
          <w:pgSz w:h="15840" w:w="12240" w:orient="portrait"/>
          <w:pgMar w:bottom="1418" w:top="1418" w:left="1418" w:right="1418" w:header="709" w:footer="709"/>
          <w:pgNumType w:start="1"/>
        </w:sectPr>
      </w:pPr>
      <w:r w:rsidDel="00000000" w:rsidR="00000000" w:rsidRPr="00000000">
        <w:rPr/>
        <w:drawing>
          <wp:inline distB="0" distT="0" distL="0" distR="0">
            <wp:extent cx="4727723" cy="2394026"/>
            <wp:effectExtent b="0" l="0" r="0" t="0"/>
            <wp:docPr id="397041708" name="image42.png"/>
            <a:graphic>
              <a:graphicData uri="http://schemas.openxmlformats.org/drawingml/2006/picture">
                <pic:pic>
                  <pic:nvPicPr>
                    <pic:cNvPr id="0" name="image42.png"/>
                    <pic:cNvPicPr preferRelativeResize="0"/>
                  </pic:nvPicPr>
                  <pic:blipFill>
                    <a:blip r:embed="rId87"/>
                    <a:srcRect b="0" l="0" r="0" t="0"/>
                    <a:stretch>
                      <a:fillRect/>
                    </a:stretch>
                  </pic:blipFill>
                  <pic:spPr>
                    <a:xfrm>
                      <a:off x="0" y="0"/>
                      <a:ext cx="4727723" cy="2394026"/>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pStyle w:val="Heading2"/>
        <w:rPr/>
      </w:pPr>
      <w:bookmarkStart w:colFirst="0" w:colLast="0" w:name="_heading=h.3vac5uf" w:id="77"/>
      <w:bookmarkEnd w:id="77"/>
      <w:r w:rsidDel="00000000" w:rsidR="00000000" w:rsidRPr="00000000">
        <w:rPr>
          <w:rtl w:val="0"/>
        </w:rPr>
        <w:t xml:space="preserve">Anexo 3. Citas y referencias de material legal (leyes, decretos, sentencias, etc.)</w:t>
      </w:r>
    </w:p>
    <w:p w:rsidR="00000000" w:rsidDel="00000000" w:rsidP="00000000" w:rsidRDefault="00000000" w:rsidRPr="00000000" w14:paraId="000002EB">
      <w:pPr>
        <w:jc w:val="center"/>
        <w:rPr/>
      </w:pPr>
      <w:r w:rsidDel="00000000" w:rsidR="00000000" w:rsidRPr="00000000">
        <w:rPr>
          <w:rtl w:val="0"/>
        </w:rPr>
      </w:r>
    </w:p>
    <w:p w:rsidR="00000000" w:rsidDel="00000000" w:rsidP="00000000" w:rsidRDefault="00000000" w:rsidRPr="00000000" w14:paraId="000002EC">
      <w:pPr>
        <w:ind w:firstLine="708"/>
        <w:rPr/>
      </w:pPr>
      <w:r w:rsidDel="00000000" w:rsidR="00000000" w:rsidRPr="00000000">
        <w:rPr>
          <w:rtl w:val="0"/>
        </w:rPr>
        <w:t xml:space="preserve">Uno de los aspectos que más puede causar confusión en Normas APA es lo referente a la citación de material legal y jurídico; de hecho, la misma American Psychological Association refiere al uso del manual internacional “Bluebook: A Uniform System of Citation” (este estilo está incluido en Zotero, Mendeley y otros gestores bibliográficos), pues estos dos estilos difieren en su formato de cita y referencia, pues las publicaciones legales citan las referencias al pie de página, en tanto que en el estilo APA se ubican todas las fuentes bibliográficas, incluyendo aquellas de materiales legales, en la lista de referencias. Si deseas conocer y adaptar los lineamientos del Bluebook, puedes consultarlos en </w:t>
      </w:r>
      <w:hyperlink r:id="rId88">
        <w:r w:rsidDel="00000000" w:rsidR="00000000" w:rsidRPr="00000000">
          <w:rPr>
            <w:color w:val="0563c1"/>
            <w:u w:val="single"/>
            <w:rtl w:val="0"/>
          </w:rPr>
          <w:t xml:space="preserve">https://www.legalbluebook.com/</w:t>
        </w:r>
      </w:hyperlink>
      <w:r w:rsidDel="00000000" w:rsidR="00000000" w:rsidRPr="00000000">
        <w:rPr>
          <w:rtl w:val="0"/>
        </w:rPr>
        <w:t xml:space="preserve">; asimismo, algunos ejemplos del manual de la APA están basados en el sistema jurídico estadounidense, lo que sin duda podría causar cierto conflicto con el entorno legal colombiano; ambos serán aceptados en los trabajos de grado y tesis de la Universidad de Antioquia. Sin embargo, para facilitar y adaptar las citas y referencias al sistema legal y jurídico colombiano, recomendamos los siguientes lineamientos basados en Normas APA como primera alternativa de citación y referenciación de los materiales más comunes en Colombia, a saber, leyes, decretos, sentencias, resoluciones, códigos, constitución política, entre otros. La primera recomendación está basada en el prefijo Colombia. como autor corporativo estatal, luego la subentidad y el año. Ejemplos de citas y referencias (se incluye un ejemplo internacional de España).</w:t>
      </w:r>
    </w:p>
    <w:p w:rsidR="00000000" w:rsidDel="00000000" w:rsidP="00000000" w:rsidRDefault="00000000" w:rsidRPr="00000000" w14:paraId="000002ED">
      <w:pPr>
        <w:rPr>
          <w:b w:val="1"/>
        </w:rPr>
      </w:pPr>
      <w:r w:rsidDel="00000000" w:rsidR="00000000" w:rsidRPr="00000000">
        <w:rPr>
          <w:rtl w:val="0"/>
        </w:rPr>
      </w:r>
    </w:p>
    <w:tbl>
      <w:tblPr>
        <w:tblStyle w:val="Table6"/>
        <w:tblW w:w="1290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53"/>
        <w:gridCol w:w="8647"/>
        <w:tblGridChange w:id="0">
          <w:tblGrid>
            <w:gridCol w:w="4253"/>
            <w:gridCol w:w="8647"/>
          </w:tblGrid>
        </w:tblGridChange>
      </w:tblGrid>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EE">
            <w:pPr>
              <w:spacing w:after="60" w:before="60" w:line="276" w:lineRule="auto"/>
              <w:jc w:val="center"/>
              <w:rPr>
                <w:b w:val="1"/>
                <w:sz w:val="20"/>
                <w:szCs w:val="20"/>
              </w:rPr>
            </w:pPr>
            <w:r w:rsidDel="00000000" w:rsidR="00000000" w:rsidRPr="00000000">
              <w:rPr>
                <w:b w:val="1"/>
                <w:sz w:val="20"/>
                <w:szCs w:val="20"/>
                <w:rtl w:val="0"/>
              </w:rPr>
              <w:t xml:space="preserve">Cita (al interior del texto)</w:t>
            </w:r>
          </w:p>
        </w:tc>
        <w:tc>
          <w:tcPr>
            <w:tcBorders>
              <w:left w:color="000000" w:space="0" w:sz="0" w:val="nil"/>
              <w:right w:color="000000" w:space="0" w:sz="0" w:val="nil"/>
            </w:tcBorders>
            <w:vAlign w:val="center"/>
          </w:tcPr>
          <w:p w:rsidR="00000000" w:rsidDel="00000000" w:rsidP="00000000" w:rsidRDefault="00000000" w:rsidRPr="00000000" w14:paraId="000002EF">
            <w:pPr>
              <w:spacing w:after="60" w:before="60" w:line="276" w:lineRule="auto"/>
              <w:jc w:val="center"/>
              <w:rPr>
                <w:b w:val="1"/>
                <w:sz w:val="20"/>
                <w:szCs w:val="20"/>
              </w:rPr>
            </w:pPr>
            <w:r w:rsidDel="00000000" w:rsidR="00000000" w:rsidRPr="00000000">
              <w:rPr>
                <w:b w:val="1"/>
                <w:sz w:val="20"/>
                <w:szCs w:val="20"/>
                <w:rtl w:val="0"/>
              </w:rPr>
              <w:t xml:space="preserve">Referencias</w:t>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F0">
            <w:pPr>
              <w:spacing w:after="60" w:before="60" w:line="276" w:lineRule="auto"/>
              <w:jc w:val="left"/>
              <w:rPr>
                <w:b w:val="1"/>
                <w:sz w:val="20"/>
                <w:szCs w:val="20"/>
              </w:rPr>
            </w:pPr>
            <w:r w:rsidDel="00000000" w:rsidR="00000000" w:rsidRPr="00000000">
              <w:rPr>
                <w:sz w:val="20"/>
                <w:szCs w:val="20"/>
                <w:rtl w:val="0"/>
              </w:rPr>
              <w:t xml:space="preserve">(Colombia. Presidencia de la República, 1991)</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2F1">
            <w:pPr>
              <w:widowControl w:val="0"/>
              <w:spacing w:after="60" w:before="60" w:line="276" w:lineRule="auto"/>
              <w:ind w:left="480" w:hanging="480"/>
              <w:rPr>
                <w:b w:val="1"/>
                <w:sz w:val="20"/>
                <w:szCs w:val="20"/>
              </w:rPr>
            </w:pPr>
            <w:r w:rsidDel="00000000" w:rsidR="00000000" w:rsidRPr="00000000">
              <w:rPr>
                <w:sz w:val="20"/>
                <w:szCs w:val="20"/>
                <w:rtl w:val="0"/>
              </w:rPr>
              <w:t xml:space="preserve">Colombia. Presidencia de la República. (1991). </w:t>
            </w:r>
            <w:r w:rsidDel="00000000" w:rsidR="00000000" w:rsidRPr="00000000">
              <w:rPr>
                <w:i w:val="1"/>
                <w:sz w:val="20"/>
                <w:szCs w:val="20"/>
                <w:rtl w:val="0"/>
              </w:rPr>
              <w:t xml:space="preserve">Constitución Política de Colombia.</w:t>
            </w:r>
            <w:r w:rsidDel="00000000" w:rsidR="00000000" w:rsidRPr="00000000">
              <w:rPr>
                <w:sz w:val="20"/>
                <w:szCs w:val="20"/>
                <w:rtl w:val="0"/>
              </w:rPr>
              <w:t xml:space="preserve"> Presidencia de la República.</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F2">
            <w:pPr>
              <w:spacing w:after="60" w:before="60" w:line="276" w:lineRule="auto"/>
              <w:jc w:val="left"/>
              <w:rPr>
                <w:b w:val="1"/>
                <w:sz w:val="20"/>
                <w:szCs w:val="20"/>
              </w:rPr>
            </w:pPr>
            <w:r w:rsidDel="00000000" w:rsidR="00000000" w:rsidRPr="00000000">
              <w:rPr>
                <w:sz w:val="20"/>
                <w:szCs w:val="20"/>
                <w:rtl w:val="0"/>
              </w:rPr>
              <w:t xml:space="preserve">(Colombia. Congreso de la República, 1994)</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2F3">
            <w:pPr>
              <w:widowControl w:val="0"/>
              <w:spacing w:after="60" w:before="60" w:line="276" w:lineRule="auto"/>
              <w:ind w:left="480" w:hanging="480"/>
              <w:rPr>
                <w:b w:val="1"/>
                <w:sz w:val="20"/>
                <w:szCs w:val="20"/>
              </w:rPr>
            </w:pPr>
            <w:r w:rsidDel="00000000" w:rsidR="00000000" w:rsidRPr="00000000">
              <w:rPr>
                <w:sz w:val="20"/>
                <w:szCs w:val="20"/>
                <w:rtl w:val="0"/>
              </w:rPr>
              <w:t xml:space="preserve">Colombia. Congreso de la República. (1994). </w:t>
            </w:r>
            <w:r w:rsidDel="00000000" w:rsidR="00000000" w:rsidRPr="00000000">
              <w:rPr>
                <w:i w:val="1"/>
                <w:sz w:val="20"/>
                <w:szCs w:val="20"/>
                <w:rtl w:val="0"/>
              </w:rPr>
              <w:t xml:space="preserve">Ley 133 de 1994 (mayo 23): por la cual se desarrolla el Decreto de Libertad Religiosa y de Cultos, reconocido en el artículo 19 de la Constitución Política</w:t>
            </w:r>
            <w:r w:rsidDel="00000000" w:rsidR="00000000" w:rsidRPr="00000000">
              <w:rPr>
                <w:sz w:val="20"/>
                <w:szCs w:val="20"/>
                <w:rtl w:val="0"/>
              </w:rPr>
              <w:t xml:space="preserve">. Diario Oficial.</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F4">
            <w:pPr>
              <w:spacing w:after="60" w:before="60" w:line="276" w:lineRule="auto"/>
              <w:jc w:val="left"/>
              <w:rPr>
                <w:b w:val="1"/>
                <w:sz w:val="20"/>
                <w:szCs w:val="20"/>
              </w:rPr>
            </w:pPr>
            <w:r w:rsidDel="00000000" w:rsidR="00000000" w:rsidRPr="00000000">
              <w:rPr>
                <w:sz w:val="20"/>
                <w:szCs w:val="20"/>
                <w:rtl w:val="0"/>
              </w:rPr>
              <w:t xml:space="preserve">(Colombia. Presidencia de la República, 1998)</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2F5">
            <w:pPr>
              <w:widowControl w:val="0"/>
              <w:spacing w:after="60" w:before="60" w:line="276" w:lineRule="auto"/>
              <w:ind w:left="480" w:hanging="480"/>
              <w:rPr>
                <w:b w:val="1"/>
                <w:sz w:val="20"/>
                <w:szCs w:val="20"/>
              </w:rPr>
            </w:pPr>
            <w:r w:rsidDel="00000000" w:rsidR="00000000" w:rsidRPr="00000000">
              <w:rPr>
                <w:sz w:val="20"/>
                <w:szCs w:val="20"/>
                <w:rtl w:val="0"/>
              </w:rPr>
              <w:t xml:space="preserve">Colombia. Presidencia de la República. (1998). </w:t>
            </w:r>
            <w:r w:rsidDel="00000000" w:rsidR="00000000" w:rsidRPr="00000000">
              <w:rPr>
                <w:i w:val="1"/>
                <w:sz w:val="20"/>
                <w:szCs w:val="20"/>
                <w:rtl w:val="0"/>
              </w:rPr>
              <w:t xml:space="preserve">Decreto 1504 de 1998: por el cual se Reglamenta el Manejo del Espacio Público en los Planes de Ordenamiento Territorial</w:t>
            </w:r>
            <w:r w:rsidDel="00000000" w:rsidR="00000000" w:rsidRPr="00000000">
              <w:rPr>
                <w:sz w:val="20"/>
                <w:szCs w:val="20"/>
                <w:rtl w:val="0"/>
              </w:rPr>
              <w:t xml:space="preserve">. Diario Oficial.</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F6">
            <w:pPr>
              <w:spacing w:after="60" w:before="60" w:line="276" w:lineRule="auto"/>
              <w:jc w:val="left"/>
              <w:rPr>
                <w:b w:val="1"/>
                <w:sz w:val="20"/>
                <w:szCs w:val="20"/>
              </w:rPr>
            </w:pPr>
            <w:r w:rsidDel="00000000" w:rsidR="00000000" w:rsidRPr="00000000">
              <w:rPr>
                <w:sz w:val="20"/>
                <w:szCs w:val="20"/>
                <w:rtl w:val="0"/>
              </w:rPr>
              <w:t xml:space="preserve">(Colombia. Congreso de la República, 2014)</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2F7">
            <w:pPr>
              <w:widowControl w:val="0"/>
              <w:spacing w:after="60" w:before="60" w:line="276" w:lineRule="auto"/>
              <w:ind w:left="480" w:hanging="480"/>
              <w:rPr>
                <w:b w:val="1"/>
                <w:sz w:val="20"/>
                <w:szCs w:val="20"/>
              </w:rPr>
            </w:pPr>
            <w:r w:rsidDel="00000000" w:rsidR="00000000" w:rsidRPr="00000000">
              <w:rPr>
                <w:sz w:val="20"/>
                <w:szCs w:val="20"/>
                <w:rtl w:val="0"/>
              </w:rPr>
              <w:t xml:space="preserve">Colombia. Congreso de la República. (2014). </w:t>
            </w:r>
            <w:r w:rsidDel="00000000" w:rsidR="00000000" w:rsidRPr="00000000">
              <w:rPr>
                <w:i w:val="1"/>
                <w:sz w:val="20"/>
                <w:szCs w:val="20"/>
                <w:rtl w:val="0"/>
              </w:rPr>
              <w:t xml:space="preserve">Ley 1733 de 2014: Ley Consuelo Devis Saavedra, mediante la cual se regulan los servicios de cuidados paliativos para el manejo integral de pacientes con enfermedades terminales, crónicas, degenerativas e irreversibles en cualquier fase de la enfermedad de alto impacto en la calidad de vida</w:t>
            </w:r>
            <w:r w:rsidDel="00000000" w:rsidR="00000000" w:rsidRPr="00000000">
              <w:rPr>
                <w:sz w:val="20"/>
                <w:szCs w:val="20"/>
                <w:rtl w:val="0"/>
              </w:rPr>
              <w:t xml:space="preserve">. Diario Oficial.</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F8">
            <w:pPr>
              <w:spacing w:after="60" w:before="60" w:line="276" w:lineRule="auto"/>
              <w:jc w:val="left"/>
              <w:rPr>
                <w:sz w:val="20"/>
                <w:szCs w:val="20"/>
              </w:rPr>
            </w:pPr>
            <w:r w:rsidDel="00000000" w:rsidR="00000000" w:rsidRPr="00000000">
              <w:rPr>
                <w:sz w:val="20"/>
                <w:szCs w:val="20"/>
                <w:rtl w:val="0"/>
              </w:rPr>
              <w:t xml:space="preserve">(Colombia. Corte Constitucional, 2003a)</w:t>
            </w:r>
          </w:p>
        </w:tc>
        <w:tc>
          <w:tcPr>
            <w:tcBorders>
              <w:left w:color="000000" w:space="0" w:sz="0" w:val="nil"/>
              <w:right w:color="000000" w:space="0" w:sz="0" w:val="nil"/>
            </w:tcBorders>
            <w:vAlign w:val="center"/>
          </w:tcPr>
          <w:p w:rsidR="00000000" w:rsidDel="00000000" w:rsidP="00000000" w:rsidRDefault="00000000" w:rsidRPr="00000000" w14:paraId="000002F9">
            <w:pPr>
              <w:widowControl w:val="0"/>
              <w:spacing w:after="60" w:before="60" w:line="276" w:lineRule="auto"/>
              <w:ind w:left="480" w:hanging="480"/>
              <w:rPr>
                <w:b w:val="1"/>
                <w:sz w:val="20"/>
                <w:szCs w:val="20"/>
              </w:rPr>
            </w:pPr>
            <w:r w:rsidDel="00000000" w:rsidR="00000000" w:rsidRPr="00000000">
              <w:rPr>
                <w:sz w:val="20"/>
                <w:szCs w:val="20"/>
                <w:rtl w:val="0"/>
              </w:rPr>
              <w:t xml:space="preserve">Colombia. Corte Constitucional. (2003a). </w:t>
            </w:r>
            <w:r w:rsidDel="00000000" w:rsidR="00000000" w:rsidRPr="00000000">
              <w:rPr>
                <w:i w:val="1"/>
                <w:sz w:val="20"/>
                <w:szCs w:val="20"/>
                <w:rtl w:val="0"/>
              </w:rPr>
              <w:t xml:space="preserve">Sentencia SU.805 de 2003: vía de hecho en proceso de lanzamiento por ocupacion de hecho / debido proceso de querellados - vulneración por actuaciones arbitrarias. M. P. Jaime Córdoba Triviño</w:t>
            </w:r>
            <w:r w:rsidDel="00000000" w:rsidR="00000000" w:rsidRPr="00000000">
              <w:rPr>
                <w:sz w:val="20"/>
                <w:szCs w:val="20"/>
                <w:rtl w:val="0"/>
              </w:rPr>
              <w:t xml:space="preserve">. Corte Constitucional.</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FA">
            <w:pPr>
              <w:spacing w:after="60" w:before="60" w:line="276" w:lineRule="auto"/>
              <w:jc w:val="left"/>
              <w:rPr>
                <w:b w:val="1"/>
                <w:sz w:val="20"/>
                <w:szCs w:val="20"/>
              </w:rPr>
            </w:pPr>
            <w:r w:rsidDel="00000000" w:rsidR="00000000" w:rsidRPr="00000000">
              <w:rPr>
                <w:sz w:val="20"/>
                <w:szCs w:val="20"/>
                <w:rtl w:val="0"/>
              </w:rPr>
              <w:t xml:space="preserve">(Colombia. Corte Constitucional, 2003b)</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2FB">
            <w:pPr>
              <w:widowControl w:val="0"/>
              <w:spacing w:after="60" w:before="60" w:line="276" w:lineRule="auto"/>
              <w:ind w:left="480" w:hanging="480"/>
              <w:rPr>
                <w:b w:val="1"/>
                <w:sz w:val="20"/>
                <w:szCs w:val="20"/>
              </w:rPr>
            </w:pPr>
            <w:r w:rsidDel="00000000" w:rsidR="00000000" w:rsidRPr="00000000">
              <w:rPr>
                <w:sz w:val="20"/>
                <w:szCs w:val="20"/>
                <w:rtl w:val="0"/>
              </w:rPr>
              <w:t xml:space="preserve">Colombia. Corte Constitucional. (2003b). </w:t>
            </w:r>
            <w:r w:rsidDel="00000000" w:rsidR="00000000" w:rsidRPr="00000000">
              <w:rPr>
                <w:i w:val="1"/>
                <w:sz w:val="20"/>
                <w:szCs w:val="20"/>
                <w:rtl w:val="0"/>
              </w:rPr>
              <w:t xml:space="preserve">Sentencia T-361 de 2003: acción de tutela instaurada por Elkis Patricia Jiménez Castro contra la Universidad Cooperativa de Colombia – Seccional Santa Marta. M. P. Manuel José Cepeda Espinosa</w:t>
            </w:r>
            <w:r w:rsidDel="00000000" w:rsidR="00000000" w:rsidRPr="00000000">
              <w:rPr>
                <w:sz w:val="20"/>
                <w:szCs w:val="20"/>
                <w:rtl w:val="0"/>
              </w:rPr>
              <w:t xml:space="preserve">. Corte Constitucional.</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FC">
            <w:pPr>
              <w:spacing w:after="60" w:before="60" w:line="276" w:lineRule="auto"/>
              <w:jc w:val="left"/>
              <w:rPr>
                <w:b w:val="1"/>
                <w:sz w:val="20"/>
                <w:szCs w:val="20"/>
              </w:rPr>
            </w:pPr>
            <w:r w:rsidDel="00000000" w:rsidR="00000000" w:rsidRPr="00000000">
              <w:rPr>
                <w:sz w:val="20"/>
                <w:szCs w:val="20"/>
                <w:rtl w:val="0"/>
              </w:rPr>
              <w:t xml:space="preserve">(Colombia. Corte Constitucional, 2006)</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2FD">
            <w:pPr>
              <w:widowControl w:val="0"/>
              <w:spacing w:after="60" w:before="60" w:line="276" w:lineRule="auto"/>
              <w:ind w:left="480" w:hanging="480"/>
              <w:rPr>
                <w:b w:val="1"/>
                <w:sz w:val="20"/>
                <w:szCs w:val="20"/>
              </w:rPr>
            </w:pPr>
            <w:r w:rsidDel="00000000" w:rsidR="00000000" w:rsidRPr="00000000">
              <w:rPr>
                <w:sz w:val="20"/>
                <w:szCs w:val="20"/>
                <w:rtl w:val="0"/>
              </w:rPr>
              <w:t xml:space="preserve">Colombia. Corte Constitucional. (2006). </w:t>
            </w:r>
            <w:r w:rsidDel="00000000" w:rsidR="00000000" w:rsidRPr="00000000">
              <w:rPr>
                <w:i w:val="1"/>
                <w:sz w:val="20"/>
                <w:szCs w:val="20"/>
                <w:rtl w:val="0"/>
              </w:rPr>
              <w:t xml:space="preserve">Sentencia T-264 de 2006: acción de tutela instaurada por Fanny Stella Lesmes Galarza, en representación de su menor hijo Paul Andrés Rodríguez Lesmes contra la Universidad de los Andes. M. P. Jaime Araújo Rentería</w:t>
            </w:r>
            <w:r w:rsidDel="00000000" w:rsidR="00000000" w:rsidRPr="00000000">
              <w:rPr>
                <w:sz w:val="20"/>
                <w:szCs w:val="20"/>
                <w:rtl w:val="0"/>
              </w:rPr>
              <w:t xml:space="preserve">. Corte Constitucional.</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FE">
            <w:pPr>
              <w:spacing w:after="60" w:before="60" w:line="276" w:lineRule="auto"/>
              <w:jc w:val="left"/>
              <w:rPr>
                <w:b w:val="1"/>
                <w:sz w:val="20"/>
                <w:szCs w:val="20"/>
              </w:rPr>
            </w:pPr>
            <w:r w:rsidDel="00000000" w:rsidR="00000000" w:rsidRPr="00000000">
              <w:rPr>
                <w:sz w:val="20"/>
                <w:szCs w:val="20"/>
                <w:rtl w:val="0"/>
              </w:rPr>
              <w:t xml:space="preserve">(Colombia. Ministerio de Salud y Protección Social, 2012)</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2FF">
            <w:pPr>
              <w:widowControl w:val="0"/>
              <w:spacing w:after="60" w:before="60" w:line="276" w:lineRule="auto"/>
              <w:ind w:left="480" w:hanging="480"/>
              <w:rPr>
                <w:b w:val="1"/>
                <w:sz w:val="20"/>
                <w:szCs w:val="20"/>
              </w:rPr>
            </w:pPr>
            <w:r w:rsidDel="00000000" w:rsidR="00000000" w:rsidRPr="00000000">
              <w:rPr>
                <w:sz w:val="20"/>
                <w:szCs w:val="20"/>
                <w:rtl w:val="0"/>
              </w:rPr>
              <w:t xml:space="preserve">Colombia. Ministerio de Salud y Protección Social. (2012). </w:t>
            </w:r>
            <w:r w:rsidDel="00000000" w:rsidR="00000000" w:rsidRPr="00000000">
              <w:rPr>
                <w:i w:val="1"/>
                <w:sz w:val="20"/>
                <w:szCs w:val="20"/>
                <w:rtl w:val="0"/>
              </w:rPr>
              <w:t xml:space="preserve">Resolución 4331 de 2012 (diciembre 19): por medio de la cual se adiciona y modifica parcialmente la Resolución 3047 de 2008 modificada por la resolución 416 de 2009</w:t>
            </w:r>
            <w:r w:rsidDel="00000000" w:rsidR="00000000" w:rsidRPr="00000000">
              <w:rPr>
                <w:sz w:val="20"/>
                <w:szCs w:val="20"/>
                <w:rtl w:val="0"/>
              </w:rPr>
              <w:t xml:space="preserve">. Diario Oficial.</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300">
            <w:pPr>
              <w:spacing w:after="60" w:before="60" w:line="276" w:lineRule="auto"/>
              <w:jc w:val="left"/>
              <w:rPr>
                <w:b w:val="1"/>
                <w:sz w:val="20"/>
                <w:szCs w:val="20"/>
              </w:rPr>
            </w:pPr>
            <w:r w:rsidDel="00000000" w:rsidR="00000000" w:rsidRPr="00000000">
              <w:rPr>
                <w:sz w:val="20"/>
                <w:szCs w:val="20"/>
                <w:rtl w:val="0"/>
              </w:rPr>
              <w:t xml:space="preserve">(Colombia. Ministerio de Hacienda y Crédito Público. Superintendencia Financiera, 2006)</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301">
            <w:pPr>
              <w:widowControl w:val="0"/>
              <w:spacing w:after="60" w:before="60" w:line="276" w:lineRule="auto"/>
              <w:ind w:left="480" w:hanging="480"/>
              <w:rPr>
                <w:b w:val="1"/>
                <w:sz w:val="20"/>
                <w:szCs w:val="20"/>
              </w:rPr>
            </w:pPr>
            <w:r w:rsidDel="00000000" w:rsidR="00000000" w:rsidRPr="00000000">
              <w:rPr>
                <w:sz w:val="20"/>
                <w:szCs w:val="20"/>
                <w:rtl w:val="0"/>
              </w:rPr>
              <w:t xml:space="preserve">Colombia. Ministerio de Hacienda y Crédito Público. Superintendencia Financiera. (2006). </w:t>
            </w:r>
            <w:r w:rsidDel="00000000" w:rsidR="00000000" w:rsidRPr="00000000">
              <w:rPr>
                <w:i w:val="1"/>
                <w:sz w:val="20"/>
                <w:szCs w:val="20"/>
                <w:rtl w:val="0"/>
              </w:rPr>
              <w:t xml:space="preserve">Circular Externa 048 de 2006 (diciembre 22)</w:t>
            </w:r>
            <w:r w:rsidDel="00000000" w:rsidR="00000000" w:rsidRPr="00000000">
              <w:rPr>
                <w:sz w:val="20"/>
                <w:szCs w:val="20"/>
                <w:rtl w:val="0"/>
              </w:rPr>
              <w:t xml:space="preserve">. Superfinanciera.</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302">
            <w:pPr>
              <w:spacing w:after="60" w:before="60" w:line="276" w:lineRule="auto"/>
              <w:jc w:val="left"/>
              <w:rPr>
                <w:b w:val="1"/>
                <w:sz w:val="20"/>
                <w:szCs w:val="20"/>
              </w:rPr>
            </w:pPr>
            <w:r w:rsidDel="00000000" w:rsidR="00000000" w:rsidRPr="00000000">
              <w:rPr>
                <w:sz w:val="20"/>
                <w:szCs w:val="20"/>
                <w:rtl w:val="0"/>
              </w:rPr>
              <w:t xml:space="preserve">(Colombia. Ministerio de Minas y Energía, 2010)</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303">
            <w:pPr>
              <w:widowControl w:val="0"/>
              <w:spacing w:after="60" w:before="60" w:line="276" w:lineRule="auto"/>
              <w:ind w:left="480" w:hanging="480"/>
              <w:rPr>
                <w:b w:val="1"/>
                <w:sz w:val="20"/>
                <w:szCs w:val="20"/>
              </w:rPr>
            </w:pPr>
            <w:r w:rsidDel="00000000" w:rsidR="00000000" w:rsidRPr="00000000">
              <w:rPr>
                <w:sz w:val="20"/>
                <w:szCs w:val="20"/>
                <w:rtl w:val="0"/>
              </w:rPr>
              <w:t xml:space="preserve">Colombia. Ministerio de Minas y Energía. (2010). </w:t>
            </w:r>
            <w:r w:rsidDel="00000000" w:rsidR="00000000" w:rsidRPr="00000000">
              <w:rPr>
                <w:i w:val="1"/>
                <w:sz w:val="20"/>
                <w:szCs w:val="20"/>
                <w:rtl w:val="0"/>
              </w:rPr>
              <w:t xml:space="preserve">Reglamento técnico de iluminación y alumbrado público</w:t>
            </w:r>
            <w:r w:rsidDel="00000000" w:rsidR="00000000" w:rsidRPr="00000000">
              <w:rPr>
                <w:sz w:val="20"/>
                <w:szCs w:val="20"/>
                <w:rtl w:val="0"/>
              </w:rPr>
              <w:t xml:space="preserve">. Ministerio de Minas y Energía.</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304">
            <w:pPr>
              <w:spacing w:after="60" w:before="60" w:line="276" w:lineRule="auto"/>
              <w:jc w:val="left"/>
              <w:rPr>
                <w:b w:val="1"/>
                <w:sz w:val="20"/>
                <w:szCs w:val="20"/>
              </w:rPr>
            </w:pPr>
            <w:r w:rsidDel="00000000" w:rsidR="00000000" w:rsidRPr="00000000">
              <w:rPr>
                <w:sz w:val="20"/>
                <w:szCs w:val="20"/>
                <w:rtl w:val="0"/>
              </w:rPr>
              <w:t xml:space="preserve">(España. Ministerio de Trabajo y Asuntos Sociales. Instituto Nacional de Seguridad e Higiene en el Trabajo, 1996)</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305">
            <w:pPr>
              <w:spacing w:after="60" w:before="60" w:line="276" w:lineRule="auto"/>
              <w:ind w:left="482" w:hanging="482"/>
              <w:rPr>
                <w:b w:val="1"/>
                <w:sz w:val="20"/>
                <w:szCs w:val="20"/>
              </w:rPr>
            </w:pPr>
            <w:r w:rsidDel="00000000" w:rsidR="00000000" w:rsidRPr="00000000">
              <w:rPr>
                <w:sz w:val="20"/>
                <w:szCs w:val="20"/>
                <w:rtl w:val="0"/>
              </w:rPr>
              <w:t xml:space="preserve">España. Ministerio de Trabajo y Asuntos Sociales. Instituto Nacional de Seguridad e Higiene en el Trabajo. (1996). </w:t>
            </w:r>
            <w:r w:rsidDel="00000000" w:rsidR="00000000" w:rsidRPr="00000000">
              <w:rPr>
                <w:i w:val="1"/>
                <w:sz w:val="20"/>
                <w:szCs w:val="20"/>
                <w:rtl w:val="0"/>
              </w:rPr>
              <w:t xml:space="preserve">Evaluación de riesgos laborales</w:t>
            </w:r>
            <w:r w:rsidDel="00000000" w:rsidR="00000000" w:rsidRPr="00000000">
              <w:rPr>
                <w:sz w:val="20"/>
                <w:szCs w:val="20"/>
                <w:rtl w:val="0"/>
              </w:rPr>
              <w:t xml:space="preserve">. INSHT.</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306">
            <w:pPr>
              <w:spacing w:after="60" w:before="60" w:line="276" w:lineRule="auto"/>
              <w:jc w:val="left"/>
              <w:rPr>
                <w:b w:val="1"/>
                <w:sz w:val="20"/>
                <w:szCs w:val="20"/>
              </w:rPr>
            </w:pPr>
            <w:r w:rsidDel="00000000" w:rsidR="00000000" w:rsidRPr="00000000">
              <w:rPr>
                <w:sz w:val="20"/>
                <w:szCs w:val="20"/>
                <w:rtl w:val="0"/>
              </w:rPr>
              <w:t xml:space="preserve">(Colombia. Ministerio de Ambiente, Vivienda y Desarrollo Territorial, 2007)</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307">
            <w:pPr>
              <w:widowControl w:val="0"/>
              <w:spacing w:after="60" w:before="60" w:line="276" w:lineRule="auto"/>
              <w:ind w:left="480" w:hanging="480"/>
              <w:rPr>
                <w:b w:val="1"/>
                <w:sz w:val="20"/>
                <w:szCs w:val="20"/>
              </w:rPr>
            </w:pPr>
            <w:r w:rsidDel="00000000" w:rsidR="00000000" w:rsidRPr="00000000">
              <w:rPr>
                <w:sz w:val="20"/>
                <w:szCs w:val="20"/>
                <w:rtl w:val="0"/>
              </w:rPr>
              <w:t xml:space="preserve">Colombia. Ministerio de Ambiente, Vivienda y Desarrollo Territorial. (2007). </w:t>
            </w:r>
            <w:r w:rsidDel="00000000" w:rsidR="00000000" w:rsidRPr="00000000">
              <w:rPr>
                <w:i w:val="1"/>
                <w:sz w:val="20"/>
                <w:szCs w:val="20"/>
                <w:rtl w:val="0"/>
              </w:rPr>
              <w:t xml:space="preserve">Decreto 3600 de 2007: por el cual se Reglamentan las Disposiciones de las Leyes 99 de 1993 y 388 de 1997 Relativas a las Determinantes de Ordenamiento del Suelo Rural y al Desarrollo de Actuaciones Urbanísticas de Parcelación y Edificación  en este tipo de suelo y se adoptan otras disposiciones.</w:t>
            </w:r>
            <w:r w:rsidDel="00000000" w:rsidR="00000000" w:rsidRPr="00000000">
              <w:rPr>
                <w:sz w:val="20"/>
                <w:szCs w:val="20"/>
                <w:rtl w:val="0"/>
              </w:rPr>
              <w:t xml:space="preserve"> Diario Oficial.</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308">
            <w:pPr>
              <w:spacing w:after="60" w:before="60" w:line="276" w:lineRule="auto"/>
              <w:jc w:val="left"/>
              <w:rPr>
                <w:b w:val="1"/>
                <w:sz w:val="20"/>
                <w:szCs w:val="20"/>
              </w:rPr>
            </w:pPr>
            <w:r w:rsidDel="00000000" w:rsidR="00000000" w:rsidRPr="00000000">
              <w:rPr>
                <w:sz w:val="20"/>
                <w:szCs w:val="20"/>
                <w:rtl w:val="0"/>
              </w:rPr>
              <w:t xml:space="preserve">(Colombia. Ministerio de Comunicaciones, 2001)</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309">
            <w:pPr>
              <w:widowControl w:val="0"/>
              <w:spacing w:after="60" w:before="60" w:line="276" w:lineRule="auto"/>
              <w:ind w:left="480" w:hanging="480"/>
              <w:rPr>
                <w:b w:val="1"/>
                <w:sz w:val="20"/>
                <w:szCs w:val="20"/>
              </w:rPr>
            </w:pPr>
            <w:r w:rsidDel="00000000" w:rsidR="00000000" w:rsidRPr="00000000">
              <w:rPr>
                <w:sz w:val="20"/>
                <w:szCs w:val="20"/>
                <w:rtl w:val="0"/>
              </w:rPr>
              <w:t xml:space="preserve">Colombia. Ministerio de Comunicaciones. (2001). </w:t>
            </w:r>
            <w:r w:rsidDel="00000000" w:rsidR="00000000" w:rsidRPr="00000000">
              <w:rPr>
                <w:i w:val="1"/>
                <w:sz w:val="20"/>
                <w:szCs w:val="20"/>
                <w:rtl w:val="0"/>
              </w:rPr>
              <w:t xml:space="preserve">Resolución 000797 DE 2001 (junio 8): por la cual se atribuyen unas bandas de frecuencias radioeléctricas para su libre utilización dentro del territorio nacional</w:t>
            </w:r>
            <w:r w:rsidDel="00000000" w:rsidR="00000000" w:rsidRPr="00000000">
              <w:rPr>
                <w:sz w:val="20"/>
                <w:szCs w:val="20"/>
                <w:rtl w:val="0"/>
              </w:rPr>
              <w:t xml:space="preserve">. Diario Oficial.</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30A">
            <w:pPr>
              <w:spacing w:after="60" w:before="60" w:line="276" w:lineRule="auto"/>
              <w:jc w:val="left"/>
              <w:rPr>
                <w:sz w:val="20"/>
                <w:szCs w:val="20"/>
              </w:rPr>
            </w:pPr>
            <w:r w:rsidDel="00000000" w:rsidR="00000000" w:rsidRPr="00000000">
              <w:rPr>
                <w:sz w:val="20"/>
                <w:szCs w:val="20"/>
                <w:rtl w:val="0"/>
              </w:rPr>
              <w:t xml:space="preserve">(Colombia. Ministerio de Educación Nacional, 2006)</w:t>
            </w:r>
          </w:p>
        </w:tc>
        <w:tc>
          <w:tcPr>
            <w:tcBorders>
              <w:left w:color="000000" w:space="0" w:sz="0" w:val="nil"/>
              <w:right w:color="000000" w:space="0" w:sz="0" w:val="nil"/>
            </w:tcBorders>
            <w:vAlign w:val="center"/>
          </w:tcPr>
          <w:p w:rsidR="00000000" w:rsidDel="00000000" w:rsidP="00000000" w:rsidRDefault="00000000" w:rsidRPr="00000000" w14:paraId="0000030B">
            <w:pPr>
              <w:widowControl w:val="0"/>
              <w:spacing w:after="60" w:before="60" w:line="276" w:lineRule="auto"/>
              <w:ind w:left="480" w:hanging="480"/>
              <w:rPr>
                <w:b w:val="1"/>
                <w:sz w:val="20"/>
                <w:szCs w:val="20"/>
              </w:rPr>
            </w:pPr>
            <w:r w:rsidDel="00000000" w:rsidR="00000000" w:rsidRPr="00000000">
              <w:rPr>
                <w:sz w:val="20"/>
                <w:szCs w:val="20"/>
                <w:rtl w:val="0"/>
              </w:rPr>
              <w:t xml:space="preserve">Colombia. Ministerio de Educación Nacional. (2006). </w:t>
            </w:r>
            <w:r w:rsidDel="00000000" w:rsidR="00000000" w:rsidRPr="00000000">
              <w:rPr>
                <w:i w:val="1"/>
                <w:sz w:val="20"/>
                <w:szCs w:val="20"/>
                <w:rtl w:val="0"/>
              </w:rPr>
              <w:t xml:space="preserve">Plan Decenal de Educación 2006-2016: Pacto Social por la Educación</w:t>
            </w:r>
            <w:r w:rsidDel="00000000" w:rsidR="00000000" w:rsidRPr="00000000">
              <w:rPr>
                <w:sz w:val="20"/>
                <w:szCs w:val="20"/>
                <w:rtl w:val="0"/>
              </w:rPr>
              <w:t xml:space="preserve">. Ministerio de Educación Nacional.</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30C">
            <w:pPr>
              <w:spacing w:after="60" w:before="60" w:line="276" w:lineRule="auto"/>
              <w:jc w:val="left"/>
              <w:rPr>
                <w:sz w:val="20"/>
                <w:szCs w:val="20"/>
              </w:rPr>
            </w:pPr>
            <w:r w:rsidDel="00000000" w:rsidR="00000000" w:rsidRPr="00000000">
              <w:rPr>
                <w:sz w:val="20"/>
                <w:szCs w:val="20"/>
                <w:rtl w:val="0"/>
              </w:rPr>
              <w:t xml:space="preserve">(Colombia. Congreso de la República, 2010)</w:t>
            </w:r>
          </w:p>
        </w:tc>
        <w:tc>
          <w:tcPr>
            <w:tcBorders>
              <w:left w:color="000000" w:space="0" w:sz="0" w:val="nil"/>
              <w:right w:color="000000" w:space="0" w:sz="0" w:val="nil"/>
            </w:tcBorders>
            <w:vAlign w:val="center"/>
          </w:tcPr>
          <w:p w:rsidR="00000000" w:rsidDel="00000000" w:rsidP="00000000" w:rsidRDefault="00000000" w:rsidRPr="00000000" w14:paraId="0000030D">
            <w:pPr>
              <w:widowControl w:val="0"/>
              <w:spacing w:after="60" w:before="60" w:line="276" w:lineRule="auto"/>
              <w:ind w:left="480" w:hanging="480"/>
              <w:rPr>
                <w:b w:val="1"/>
                <w:sz w:val="20"/>
                <w:szCs w:val="20"/>
              </w:rPr>
            </w:pPr>
            <w:r w:rsidDel="00000000" w:rsidR="00000000" w:rsidRPr="00000000">
              <w:rPr>
                <w:sz w:val="20"/>
                <w:szCs w:val="20"/>
                <w:rtl w:val="0"/>
              </w:rPr>
              <w:t xml:space="preserve">Colombia. Congreso de la República. (2010). </w:t>
            </w:r>
            <w:r w:rsidDel="00000000" w:rsidR="00000000" w:rsidRPr="00000000">
              <w:rPr>
                <w:i w:val="1"/>
                <w:sz w:val="20"/>
                <w:szCs w:val="20"/>
                <w:rtl w:val="0"/>
              </w:rPr>
              <w:t xml:space="preserve">Código penal y de procedimiento penal anotado</w:t>
            </w:r>
            <w:r w:rsidDel="00000000" w:rsidR="00000000" w:rsidRPr="00000000">
              <w:rPr>
                <w:sz w:val="20"/>
                <w:szCs w:val="20"/>
                <w:rtl w:val="0"/>
              </w:rPr>
              <w:t xml:space="preserve">. Leyer.</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30E">
            <w:pPr>
              <w:spacing w:after="60" w:before="60" w:line="276" w:lineRule="auto"/>
              <w:jc w:val="left"/>
              <w:rPr>
                <w:sz w:val="20"/>
                <w:szCs w:val="20"/>
              </w:rPr>
            </w:pPr>
            <w:r w:rsidDel="00000000" w:rsidR="00000000" w:rsidRPr="00000000">
              <w:rPr>
                <w:sz w:val="20"/>
                <w:szCs w:val="20"/>
                <w:rtl w:val="0"/>
              </w:rPr>
              <w:t xml:space="preserve">(Colombia. Congreso de la República, 2006)</w:t>
            </w:r>
          </w:p>
        </w:tc>
        <w:tc>
          <w:tcPr>
            <w:tcBorders>
              <w:left w:color="000000" w:space="0" w:sz="0" w:val="nil"/>
              <w:right w:color="000000" w:space="0" w:sz="0" w:val="nil"/>
            </w:tcBorders>
            <w:vAlign w:val="center"/>
          </w:tcPr>
          <w:p w:rsidR="00000000" w:rsidDel="00000000" w:rsidP="00000000" w:rsidRDefault="00000000" w:rsidRPr="00000000" w14:paraId="0000030F">
            <w:pPr>
              <w:widowControl w:val="0"/>
              <w:spacing w:after="60" w:before="60" w:line="276" w:lineRule="auto"/>
              <w:ind w:left="480" w:hanging="480"/>
              <w:rPr>
                <w:b w:val="1"/>
                <w:sz w:val="20"/>
                <w:szCs w:val="20"/>
              </w:rPr>
            </w:pPr>
            <w:r w:rsidDel="00000000" w:rsidR="00000000" w:rsidRPr="00000000">
              <w:rPr>
                <w:sz w:val="20"/>
                <w:szCs w:val="20"/>
                <w:rtl w:val="0"/>
              </w:rPr>
              <w:t xml:space="preserve">Colombia. Congreso de la República. (2006). </w:t>
            </w:r>
            <w:r w:rsidDel="00000000" w:rsidR="00000000" w:rsidRPr="00000000">
              <w:rPr>
                <w:i w:val="1"/>
                <w:sz w:val="20"/>
                <w:szCs w:val="20"/>
                <w:rtl w:val="0"/>
              </w:rPr>
              <w:t xml:space="preserve">Ley 1098 de 2006 (noviembre 8): por la cual se expide el Código de la Infancia y la Adolescencia en Colombia</w:t>
            </w:r>
            <w:r w:rsidDel="00000000" w:rsidR="00000000" w:rsidRPr="00000000">
              <w:rPr>
                <w:sz w:val="20"/>
                <w:szCs w:val="20"/>
                <w:rtl w:val="0"/>
              </w:rPr>
              <w:t xml:space="preserve">. Diario Oficial.</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310">
            <w:pPr>
              <w:spacing w:after="60" w:before="60" w:line="276" w:lineRule="auto"/>
              <w:jc w:val="left"/>
              <w:rPr>
                <w:sz w:val="20"/>
                <w:szCs w:val="20"/>
              </w:rPr>
            </w:pPr>
            <w:r w:rsidDel="00000000" w:rsidR="00000000" w:rsidRPr="00000000">
              <w:rPr>
                <w:sz w:val="20"/>
                <w:szCs w:val="20"/>
                <w:rtl w:val="0"/>
              </w:rPr>
              <w:t xml:space="preserve">(Colombia. Contraloría General de la Nación, 2003)</w:t>
            </w:r>
          </w:p>
        </w:tc>
        <w:tc>
          <w:tcPr>
            <w:tcBorders>
              <w:left w:color="000000" w:space="0" w:sz="0" w:val="nil"/>
              <w:right w:color="000000" w:space="0" w:sz="0" w:val="nil"/>
            </w:tcBorders>
            <w:vAlign w:val="center"/>
          </w:tcPr>
          <w:p w:rsidR="00000000" w:rsidDel="00000000" w:rsidP="00000000" w:rsidRDefault="00000000" w:rsidRPr="00000000" w14:paraId="00000311">
            <w:pPr>
              <w:widowControl w:val="0"/>
              <w:spacing w:after="60" w:before="60" w:line="276" w:lineRule="auto"/>
              <w:ind w:left="480" w:hanging="480"/>
              <w:rPr>
                <w:b w:val="1"/>
                <w:sz w:val="20"/>
                <w:szCs w:val="20"/>
              </w:rPr>
            </w:pPr>
            <w:r w:rsidDel="00000000" w:rsidR="00000000" w:rsidRPr="00000000">
              <w:rPr>
                <w:sz w:val="20"/>
                <w:szCs w:val="20"/>
                <w:rtl w:val="0"/>
              </w:rPr>
              <w:t xml:space="preserve">Colombia. Contraloría General de la Nación. (2003). </w:t>
            </w:r>
            <w:r w:rsidDel="00000000" w:rsidR="00000000" w:rsidRPr="00000000">
              <w:rPr>
                <w:i w:val="1"/>
                <w:sz w:val="20"/>
                <w:szCs w:val="20"/>
                <w:rtl w:val="0"/>
              </w:rPr>
              <w:t xml:space="preserve">La deserción escolar en la educación básica media</w:t>
            </w:r>
            <w:r w:rsidDel="00000000" w:rsidR="00000000" w:rsidRPr="00000000">
              <w:rPr>
                <w:sz w:val="20"/>
                <w:szCs w:val="20"/>
                <w:rtl w:val="0"/>
              </w:rPr>
              <w:t xml:space="preserve">. Contraloría General de la Nación.</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312">
            <w:pPr>
              <w:spacing w:after="60" w:before="60" w:line="276" w:lineRule="auto"/>
              <w:jc w:val="left"/>
              <w:rPr>
                <w:sz w:val="20"/>
                <w:szCs w:val="20"/>
              </w:rPr>
            </w:pPr>
            <w:r w:rsidDel="00000000" w:rsidR="00000000" w:rsidRPr="00000000">
              <w:rPr>
                <w:sz w:val="20"/>
                <w:szCs w:val="20"/>
                <w:rtl w:val="0"/>
              </w:rPr>
              <w:t xml:space="preserve">(Colombia. Unidad Nacional para la Gestión del Riesgo de Desastres, 2012)</w:t>
            </w:r>
          </w:p>
        </w:tc>
        <w:tc>
          <w:tcPr>
            <w:tcBorders>
              <w:left w:color="000000" w:space="0" w:sz="0" w:val="nil"/>
              <w:right w:color="000000" w:space="0" w:sz="0" w:val="nil"/>
            </w:tcBorders>
            <w:vAlign w:val="center"/>
          </w:tcPr>
          <w:p w:rsidR="00000000" w:rsidDel="00000000" w:rsidP="00000000" w:rsidRDefault="00000000" w:rsidRPr="00000000" w14:paraId="00000313">
            <w:pPr>
              <w:widowControl w:val="0"/>
              <w:spacing w:after="60" w:before="60" w:line="276" w:lineRule="auto"/>
              <w:ind w:left="480" w:hanging="480"/>
              <w:rPr>
                <w:b w:val="1"/>
                <w:sz w:val="20"/>
                <w:szCs w:val="20"/>
              </w:rPr>
            </w:pPr>
            <w:r w:rsidDel="00000000" w:rsidR="00000000" w:rsidRPr="00000000">
              <w:rPr>
                <w:sz w:val="20"/>
                <w:szCs w:val="20"/>
                <w:rtl w:val="0"/>
              </w:rPr>
              <w:t xml:space="preserve">Colombia. Unidad Nacional para la Gestión del Riesgo de Desastres. (2012). </w:t>
            </w:r>
            <w:r w:rsidDel="00000000" w:rsidR="00000000" w:rsidRPr="00000000">
              <w:rPr>
                <w:i w:val="1"/>
                <w:sz w:val="20"/>
                <w:szCs w:val="20"/>
                <w:rtl w:val="0"/>
              </w:rPr>
              <w:t xml:space="preserve">Guía para la formulación del Plan Municipal de Gestión del Riesgo de Desastres</w:t>
            </w:r>
            <w:r w:rsidDel="00000000" w:rsidR="00000000" w:rsidRPr="00000000">
              <w:rPr>
                <w:sz w:val="20"/>
                <w:szCs w:val="20"/>
                <w:rtl w:val="0"/>
              </w:rPr>
              <w:t xml:space="preserve">. Sistema Nacional de Gestión del Riesgo de Desastres.</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314">
            <w:pPr>
              <w:spacing w:after="60" w:before="60" w:line="276" w:lineRule="auto"/>
              <w:jc w:val="left"/>
              <w:rPr>
                <w:sz w:val="20"/>
                <w:szCs w:val="20"/>
              </w:rPr>
            </w:pPr>
            <w:r w:rsidDel="00000000" w:rsidR="00000000" w:rsidRPr="00000000">
              <w:rPr>
                <w:sz w:val="20"/>
                <w:szCs w:val="20"/>
                <w:rtl w:val="0"/>
              </w:rPr>
              <w:t xml:space="preserve">(Colombia. Departamento Administrativo Nacional de Estadística, 2011)</w:t>
            </w:r>
          </w:p>
        </w:tc>
        <w:tc>
          <w:tcPr>
            <w:tcBorders>
              <w:left w:color="000000" w:space="0" w:sz="0" w:val="nil"/>
              <w:right w:color="000000" w:space="0" w:sz="0" w:val="nil"/>
            </w:tcBorders>
            <w:vAlign w:val="center"/>
          </w:tcPr>
          <w:p w:rsidR="00000000" w:rsidDel="00000000" w:rsidP="00000000" w:rsidRDefault="00000000" w:rsidRPr="00000000" w14:paraId="00000315">
            <w:pPr>
              <w:widowControl w:val="0"/>
              <w:spacing w:after="60" w:before="60" w:line="276" w:lineRule="auto"/>
              <w:ind w:left="480" w:hanging="480"/>
              <w:rPr>
                <w:b w:val="1"/>
                <w:sz w:val="20"/>
                <w:szCs w:val="20"/>
              </w:rPr>
            </w:pPr>
            <w:r w:rsidDel="00000000" w:rsidR="00000000" w:rsidRPr="00000000">
              <w:rPr>
                <w:sz w:val="20"/>
                <w:szCs w:val="20"/>
                <w:rtl w:val="0"/>
              </w:rPr>
              <w:t xml:space="preserve">Colombia. Departamento Administrativo Nacional de Estadística. (2011). </w:t>
            </w:r>
            <w:r w:rsidDel="00000000" w:rsidR="00000000" w:rsidRPr="00000000">
              <w:rPr>
                <w:i w:val="1"/>
                <w:sz w:val="20"/>
                <w:szCs w:val="20"/>
                <w:rtl w:val="0"/>
              </w:rPr>
              <w:t xml:space="preserve">Encuesta de convivencia escolar y circunstancias que la afectan - ECECA, para estudiantes de 5</w:t>
            </w:r>
            <w:r w:rsidDel="00000000" w:rsidR="00000000" w:rsidRPr="00000000">
              <w:rPr>
                <w:i w:val="1"/>
                <w:sz w:val="20"/>
                <w:szCs w:val="20"/>
                <w:vertAlign w:val="superscript"/>
                <w:rtl w:val="0"/>
              </w:rPr>
              <w:t xml:space="preserve">o</w:t>
            </w:r>
            <w:r w:rsidDel="00000000" w:rsidR="00000000" w:rsidRPr="00000000">
              <w:rPr>
                <w:i w:val="1"/>
                <w:sz w:val="20"/>
                <w:szCs w:val="20"/>
                <w:rtl w:val="0"/>
              </w:rPr>
              <w:t xml:space="preserve"> a 11</w:t>
            </w:r>
            <w:r w:rsidDel="00000000" w:rsidR="00000000" w:rsidRPr="00000000">
              <w:rPr>
                <w:i w:val="1"/>
                <w:sz w:val="20"/>
                <w:szCs w:val="20"/>
                <w:vertAlign w:val="superscript"/>
                <w:rtl w:val="0"/>
              </w:rPr>
              <w:t xml:space="preserve">o</w:t>
            </w:r>
            <w:r w:rsidDel="00000000" w:rsidR="00000000" w:rsidRPr="00000000">
              <w:rPr>
                <w:i w:val="1"/>
                <w:sz w:val="20"/>
                <w:szCs w:val="20"/>
                <w:rtl w:val="0"/>
              </w:rPr>
              <w:t xml:space="preserve"> de Bogotá</w:t>
            </w:r>
            <w:r w:rsidDel="00000000" w:rsidR="00000000" w:rsidRPr="00000000">
              <w:rPr>
                <w:sz w:val="20"/>
                <w:szCs w:val="20"/>
                <w:rtl w:val="0"/>
              </w:rPr>
              <w:t xml:space="preserve">. DANE.</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316">
            <w:pPr>
              <w:spacing w:after="60" w:before="60" w:line="276" w:lineRule="auto"/>
              <w:jc w:val="left"/>
              <w:rPr>
                <w:sz w:val="20"/>
                <w:szCs w:val="20"/>
              </w:rPr>
            </w:pPr>
            <w:r w:rsidDel="00000000" w:rsidR="00000000" w:rsidRPr="00000000">
              <w:rPr>
                <w:sz w:val="20"/>
                <w:szCs w:val="20"/>
                <w:rtl w:val="0"/>
              </w:rPr>
              <w:t xml:space="preserve">(Colombia. Departamento Administrativo de Ciencia, Tecnología e Innovación, 2015)</w:t>
            </w:r>
          </w:p>
        </w:tc>
        <w:tc>
          <w:tcPr>
            <w:tcBorders>
              <w:left w:color="000000" w:space="0" w:sz="0" w:val="nil"/>
              <w:right w:color="000000" w:space="0" w:sz="0" w:val="nil"/>
            </w:tcBorders>
            <w:vAlign w:val="center"/>
          </w:tcPr>
          <w:p w:rsidR="00000000" w:rsidDel="00000000" w:rsidP="00000000" w:rsidRDefault="00000000" w:rsidRPr="00000000" w14:paraId="00000317">
            <w:pPr>
              <w:widowControl w:val="0"/>
              <w:spacing w:after="60" w:before="60" w:line="276" w:lineRule="auto"/>
              <w:ind w:left="480" w:hanging="480"/>
              <w:rPr>
                <w:sz w:val="20"/>
                <w:szCs w:val="20"/>
              </w:rPr>
            </w:pPr>
            <w:r w:rsidDel="00000000" w:rsidR="00000000" w:rsidRPr="00000000">
              <w:rPr>
                <w:sz w:val="20"/>
                <w:szCs w:val="20"/>
                <w:rtl w:val="0"/>
              </w:rPr>
              <w:t xml:space="preserve">Colombia. Departamento Administrativo de Ciencia Tecnología e Innovación. (2015). </w:t>
            </w:r>
            <w:r w:rsidDel="00000000" w:rsidR="00000000" w:rsidRPr="00000000">
              <w:rPr>
                <w:i w:val="1"/>
                <w:sz w:val="20"/>
                <w:szCs w:val="20"/>
                <w:rtl w:val="0"/>
              </w:rPr>
              <w:t xml:space="preserve">Resultados finales de la Convocatoria Nacional para el Reconocimiento y Medición de Grupos de Investigación, Desarrollo Tecnológico o de Innovación y para el Reconocimiento de Investigadores del SNCTeI</w:t>
            </w:r>
            <w:r w:rsidDel="00000000" w:rsidR="00000000" w:rsidRPr="00000000">
              <w:rPr>
                <w:sz w:val="20"/>
                <w:szCs w:val="20"/>
                <w:rtl w:val="0"/>
              </w:rPr>
              <w:t xml:space="preserve">. Colciencias.</w:t>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318">
            <w:pPr>
              <w:spacing w:after="60" w:before="60" w:line="276" w:lineRule="auto"/>
              <w:jc w:val="left"/>
              <w:rPr>
                <w:sz w:val="20"/>
                <w:szCs w:val="20"/>
              </w:rPr>
            </w:pPr>
            <w:r w:rsidDel="00000000" w:rsidR="00000000" w:rsidRPr="00000000">
              <w:rPr>
                <w:sz w:val="20"/>
                <w:szCs w:val="20"/>
                <w:rtl w:val="0"/>
              </w:rPr>
              <w:t xml:space="preserve">(Colombia. Procuraduría General de la Nación, 2012)</w:t>
            </w:r>
          </w:p>
        </w:tc>
        <w:tc>
          <w:tcPr>
            <w:tcBorders>
              <w:left w:color="000000" w:space="0" w:sz="0" w:val="nil"/>
              <w:right w:color="000000" w:space="0" w:sz="0" w:val="nil"/>
            </w:tcBorders>
            <w:vAlign w:val="center"/>
          </w:tcPr>
          <w:p w:rsidR="00000000" w:rsidDel="00000000" w:rsidP="00000000" w:rsidRDefault="00000000" w:rsidRPr="00000000" w14:paraId="00000319">
            <w:pPr>
              <w:widowControl w:val="0"/>
              <w:spacing w:after="60" w:before="60" w:line="276" w:lineRule="auto"/>
              <w:ind w:left="480" w:hanging="480"/>
              <w:rPr>
                <w:b w:val="1"/>
                <w:sz w:val="20"/>
                <w:szCs w:val="20"/>
              </w:rPr>
            </w:pPr>
            <w:r w:rsidDel="00000000" w:rsidR="00000000" w:rsidRPr="00000000">
              <w:rPr>
                <w:sz w:val="20"/>
                <w:szCs w:val="20"/>
                <w:rtl w:val="0"/>
              </w:rPr>
              <w:t xml:space="preserve">Colombia. Procuraduría General de la Nación. (2012). </w:t>
            </w:r>
            <w:r w:rsidDel="00000000" w:rsidR="00000000" w:rsidRPr="00000000">
              <w:rPr>
                <w:i w:val="1"/>
                <w:sz w:val="20"/>
                <w:szCs w:val="20"/>
                <w:rtl w:val="0"/>
              </w:rPr>
              <w:t xml:space="preserve">Financiamiento del Sistema General de Seguridad Social en Salud: seguimiento y control preventivo a las políticas públicas</w:t>
            </w:r>
            <w:r w:rsidDel="00000000" w:rsidR="00000000" w:rsidRPr="00000000">
              <w:rPr>
                <w:sz w:val="20"/>
                <w:szCs w:val="20"/>
                <w:rtl w:val="0"/>
              </w:rPr>
              <w:t xml:space="preserve">. Procuraduría General de la Nación.</w:t>
            </w:r>
            <w:r w:rsidDel="00000000" w:rsidR="00000000" w:rsidRPr="00000000">
              <w:rPr>
                <w:rtl w:val="0"/>
              </w:rPr>
            </w:r>
          </w:p>
        </w:tc>
      </w:tr>
    </w:tbl>
    <w:p w:rsidR="00000000" w:rsidDel="00000000" w:rsidP="00000000" w:rsidRDefault="00000000" w:rsidRPr="00000000" w14:paraId="0000031A">
      <w:pPr>
        <w:rPr>
          <w:b w:val="1"/>
        </w:rPr>
        <w:sectPr>
          <w:type w:val="continuous"/>
          <w:pgSz w:h="12240" w:w="15840" w:orient="landscape"/>
          <w:pgMar w:bottom="1418" w:top="1418" w:left="1418" w:right="1418" w:header="709" w:footer="709"/>
        </w:sectPr>
      </w:pPr>
      <w:r w:rsidDel="00000000" w:rsidR="00000000" w:rsidRPr="00000000">
        <w:rPr>
          <w:rtl w:val="0"/>
        </w:rPr>
      </w:r>
    </w:p>
    <w:p w:rsidR="00000000" w:rsidDel="00000000" w:rsidP="00000000" w:rsidRDefault="00000000" w:rsidRPr="00000000" w14:paraId="0000031B">
      <w:pPr>
        <w:pStyle w:val="Heading2"/>
        <w:rPr/>
      </w:pPr>
      <w:bookmarkStart w:colFirst="0" w:colLast="0" w:name="_heading=h.2afmg28" w:id="78"/>
      <w:bookmarkEnd w:id="78"/>
      <w:r w:rsidDel="00000000" w:rsidR="00000000" w:rsidRPr="00000000">
        <w:rPr>
          <w:rtl w:val="0"/>
        </w:rPr>
        <w:t xml:space="preserve">Anexo 4. Ortografía y gramática</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ind w:firstLine="360"/>
        <w:rPr/>
      </w:pPr>
      <w:r w:rsidDel="00000000" w:rsidR="00000000" w:rsidRPr="00000000">
        <w:rPr>
          <w:rtl w:val="0"/>
        </w:rPr>
        <w:t xml:space="preserve">La ortografía y la gramática hacen parte fundamental del trabajo de grado; al finalizar la redacción de tu escrito, realiza una revisión ortográfica de todo el documento. En todo caso, siempre será recomendada y preferible la labor de un corrector de estilo que corrija redacción, ortografía, sintaxis, coherencia, citas, referencias y demás aspectos de estilo. En Microsoft Word, oprime la tecla </w:t>
      </w:r>
      <w:r w:rsidDel="00000000" w:rsidR="00000000" w:rsidRPr="00000000">
        <w:rPr>
          <w:sz w:val="32"/>
          <w:szCs w:val="32"/>
          <w:rtl w:val="0"/>
        </w:rPr>
        <w:t xml:space="preserve">F7</w:t>
      </w:r>
      <w:r w:rsidDel="00000000" w:rsidR="00000000" w:rsidRPr="00000000">
        <w:rPr>
          <w:rtl w:val="0"/>
        </w:rPr>
        <w:t xml:space="preserve">. Tendrá dos tipos de sugerencias: Gramática y Ortografía, donde tendrás la opción de:</w:t>
      </w:r>
    </w:p>
    <w:p w:rsidR="00000000" w:rsidDel="00000000" w:rsidP="00000000" w:rsidRDefault="00000000" w:rsidRPr="00000000" w14:paraId="0000031E">
      <w:pPr>
        <w:jc w:val="center"/>
        <w:rPr>
          <w:b w:val="1"/>
        </w:rPr>
      </w:pPr>
      <w:r w:rsidDel="00000000" w:rsidR="00000000" w:rsidRPr="00000000">
        <w:rPr>
          <w:rtl w:val="0"/>
        </w:rPr>
      </w:r>
    </w:p>
    <w:p w:rsidR="00000000" w:rsidDel="00000000" w:rsidP="00000000" w:rsidRDefault="00000000" w:rsidRPr="00000000" w14:paraId="0000031F">
      <w:pPr>
        <w:numPr>
          <w:ilvl w:val="0"/>
          <w:numId w:val="1"/>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“Cambiar”, si consideras que efectivamente había un error, ejemplo (mas, sin tilde):</w:t>
      </w:r>
    </w:p>
    <w:p w:rsidR="00000000" w:rsidDel="00000000" w:rsidP="00000000" w:rsidRDefault="00000000" w:rsidRPr="00000000" w14:paraId="00000320">
      <w:pPr>
        <w:jc w:val="center"/>
        <w:rPr>
          <w:b w:val="1"/>
        </w:rPr>
      </w:pPr>
      <w:r w:rsidDel="00000000" w:rsidR="00000000" w:rsidRPr="00000000">
        <w:rPr/>
        <w:drawing>
          <wp:inline distB="0" distT="0" distL="0" distR="0">
            <wp:extent cx="1788401" cy="2377837"/>
            <wp:effectExtent b="0" l="0" r="0" t="0"/>
            <wp:docPr id="397041709" name="image37.png"/>
            <a:graphic>
              <a:graphicData uri="http://schemas.openxmlformats.org/drawingml/2006/picture">
                <pic:pic>
                  <pic:nvPicPr>
                    <pic:cNvPr id="0" name="image37.png"/>
                    <pic:cNvPicPr preferRelativeResize="0"/>
                  </pic:nvPicPr>
                  <pic:blipFill>
                    <a:blip r:embed="rId89"/>
                    <a:srcRect b="3473" l="27049" r="0" t="8437"/>
                    <a:stretch>
                      <a:fillRect/>
                    </a:stretch>
                  </pic:blipFill>
                  <pic:spPr>
                    <a:xfrm>
                      <a:off x="0" y="0"/>
                      <a:ext cx="1788401" cy="2377837"/>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numPr>
          <w:ilvl w:val="0"/>
          <w:numId w:val="1"/>
        </w:numPr>
        <w:pBdr>
          <w:top w:space="0" w:sz="0" w:val="nil"/>
          <w:left w:space="0" w:sz="0" w:val="nil"/>
          <w:bottom w:space="0" w:sz="0" w:val="nil"/>
          <w:right w:space="0" w:sz="0" w:val="nil"/>
          <w:between w:space="0" w:sz="0" w:val="nil"/>
        </w:pBdr>
        <w:ind w:left="360" w:hanging="360"/>
        <w:rPr>
          <w:b w:val="1"/>
          <w:color w:val="000000"/>
        </w:rPr>
      </w:pPr>
      <w:r w:rsidDel="00000000" w:rsidR="00000000" w:rsidRPr="00000000">
        <w:rPr>
          <w:color w:val="000000"/>
          <w:rtl w:val="0"/>
        </w:rPr>
        <w:t xml:space="preserve">“Omitir”, si a pesar de la sugerencia consideras que está correctamente, ejemplo (desadaptativos):</w:t>
      </w:r>
      <w:r w:rsidDel="00000000" w:rsidR="00000000" w:rsidRPr="00000000">
        <w:rPr>
          <w:rtl w:val="0"/>
        </w:rPr>
      </w:r>
    </w:p>
    <w:p w:rsidR="00000000" w:rsidDel="00000000" w:rsidP="00000000" w:rsidRDefault="00000000" w:rsidRPr="00000000" w14:paraId="00000322">
      <w:pPr>
        <w:jc w:val="center"/>
        <w:rPr>
          <w:b w:val="1"/>
        </w:rPr>
      </w:pPr>
      <w:r w:rsidDel="00000000" w:rsidR="00000000" w:rsidRPr="00000000">
        <w:rPr/>
        <w:drawing>
          <wp:inline distB="0" distT="0" distL="0" distR="0">
            <wp:extent cx="1625424" cy="2113345"/>
            <wp:effectExtent b="0" l="0" r="0" t="0"/>
            <wp:docPr id="397041710" name="image38.png"/>
            <a:graphic>
              <a:graphicData uri="http://schemas.openxmlformats.org/drawingml/2006/picture">
                <pic:pic>
                  <pic:nvPicPr>
                    <pic:cNvPr id="0" name="image38.png"/>
                    <pic:cNvPicPr preferRelativeResize="0"/>
                  </pic:nvPicPr>
                  <pic:blipFill>
                    <a:blip r:embed="rId90"/>
                    <a:srcRect b="4572" l="9877" r="4003" t="4215"/>
                    <a:stretch>
                      <a:fillRect/>
                    </a:stretch>
                  </pic:blipFill>
                  <pic:spPr>
                    <a:xfrm>
                      <a:off x="0" y="0"/>
                      <a:ext cx="1625424" cy="2113345"/>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numPr>
          <w:ilvl w:val="0"/>
          <w:numId w:val="1"/>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“Omitir todo” si deseas ignorar la sugerencia de esa palabra u oración en todo el texto.</w:t>
      </w:r>
    </w:p>
    <w:p w:rsidR="00000000" w:rsidDel="00000000" w:rsidP="00000000" w:rsidRDefault="00000000" w:rsidRPr="00000000" w14:paraId="00000324">
      <w:pPr>
        <w:numPr>
          <w:ilvl w:val="0"/>
          <w:numId w:val="1"/>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“Agregar” si deseas incluir esa palabra en el diccionario en futuras revisiones.</w:t>
      </w:r>
    </w:p>
    <w:p w:rsidR="00000000" w:rsidDel="00000000" w:rsidP="00000000" w:rsidRDefault="00000000" w:rsidRPr="00000000" w14:paraId="00000325">
      <w:pPr>
        <w:jc w:val="center"/>
        <w:rPr>
          <w:b w:val="1"/>
        </w:rPr>
      </w:pPr>
      <w:r w:rsidDel="00000000" w:rsidR="00000000" w:rsidRPr="00000000">
        <w:rPr/>
        <w:drawing>
          <wp:inline distB="0" distT="0" distL="0" distR="0">
            <wp:extent cx="1700185" cy="2136292"/>
            <wp:effectExtent b="0" l="0" r="0" t="0"/>
            <wp:docPr id="397041711" name="image51.png"/>
            <a:graphic>
              <a:graphicData uri="http://schemas.openxmlformats.org/drawingml/2006/picture">
                <pic:pic>
                  <pic:nvPicPr>
                    <pic:cNvPr id="0" name="image51.png"/>
                    <pic:cNvPicPr preferRelativeResize="0"/>
                  </pic:nvPicPr>
                  <pic:blipFill>
                    <a:blip r:embed="rId91"/>
                    <a:srcRect b="0" l="0" r="0" t="0"/>
                    <a:stretch>
                      <a:fillRect/>
                    </a:stretch>
                  </pic:blipFill>
                  <pic:spPr>
                    <a:xfrm>
                      <a:off x="0" y="0"/>
                      <a:ext cx="1700185" cy="2136292"/>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rPr/>
      </w:pPr>
      <w:r w:rsidDel="00000000" w:rsidR="00000000" w:rsidRPr="00000000">
        <w:rPr>
          <w:rtl w:val="0"/>
        </w:rPr>
        <w:tab/>
        <w:t xml:space="preserve">Ten precaución en aceptar cambios sugeridos, pues Microsoft Word no tiene la capacidad completa de interpretar con precisión algunos aspectos de la redacción o gramática en lengua española.</w:t>
      </w:r>
    </w:p>
    <w:p w:rsidR="00000000" w:rsidDel="00000000" w:rsidP="00000000" w:rsidRDefault="00000000" w:rsidRPr="00000000" w14:paraId="00000327">
      <w:pPr>
        <w:rPr>
          <w:b w:val="1"/>
        </w:rPr>
      </w:pPr>
      <w:r w:rsidDel="00000000" w:rsidR="00000000" w:rsidRPr="00000000">
        <w:rPr>
          <w:rtl w:val="0"/>
        </w:rPr>
      </w:r>
    </w:p>
    <w:p w:rsidR="00000000" w:rsidDel="00000000" w:rsidP="00000000" w:rsidRDefault="00000000" w:rsidRPr="00000000" w14:paraId="00000328">
      <w:pPr>
        <w:rPr>
          <w:b w:val="1"/>
        </w:rPr>
      </w:pPr>
      <w:r w:rsidDel="00000000" w:rsidR="00000000" w:rsidRPr="00000000">
        <w:rPr>
          <w:rtl w:val="0"/>
        </w:rPr>
      </w:r>
    </w:p>
    <w:p w:rsidR="00000000" w:rsidDel="00000000" w:rsidP="00000000" w:rsidRDefault="00000000" w:rsidRPr="00000000" w14:paraId="00000329">
      <w:pPr>
        <w:rPr>
          <w:b w:val="1"/>
        </w:rPr>
      </w:pPr>
      <w:r w:rsidDel="00000000" w:rsidR="00000000" w:rsidRPr="00000000">
        <w:rPr>
          <w:rtl w:val="0"/>
        </w:rPr>
      </w:r>
    </w:p>
    <w:p w:rsidR="00000000" w:rsidDel="00000000" w:rsidP="00000000" w:rsidRDefault="00000000" w:rsidRPr="00000000" w14:paraId="0000032A">
      <w:pPr>
        <w:rPr>
          <w:b w:val="1"/>
        </w:rPr>
      </w:pPr>
      <w:r w:rsidDel="00000000" w:rsidR="00000000" w:rsidRPr="00000000">
        <w:rPr>
          <w:rtl w:val="0"/>
        </w:rPr>
      </w:r>
    </w:p>
    <w:p w:rsidR="00000000" w:rsidDel="00000000" w:rsidP="00000000" w:rsidRDefault="00000000" w:rsidRPr="00000000" w14:paraId="0000032B">
      <w:pPr>
        <w:rPr>
          <w:b w:val="1"/>
        </w:rPr>
      </w:pPr>
      <w:r w:rsidDel="00000000" w:rsidR="00000000" w:rsidRPr="00000000">
        <w:rPr>
          <w:rtl w:val="0"/>
        </w:rPr>
      </w:r>
    </w:p>
    <w:p w:rsidR="00000000" w:rsidDel="00000000" w:rsidP="00000000" w:rsidRDefault="00000000" w:rsidRPr="00000000" w14:paraId="0000032C">
      <w:pPr>
        <w:pStyle w:val="Heading2"/>
        <w:rPr/>
      </w:pPr>
      <w:bookmarkStart w:colFirst="0" w:colLast="0" w:name="_heading=h.pkwqa1" w:id="79"/>
      <w:bookmarkEnd w:id="79"/>
      <w:r w:rsidDel="00000000" w:rsidR="00000000" w:rsidRPr="00000000">
        <w:rPr>
          <w:rtl w:val="0"/>
        </w:rPr>
        <w:t xml:space="preserve">Anexo 5. Buscar, reemplazar y eliminar espacios (o palabras)</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ind w:firstLine="708"/>
        <w:rPr/>
      </w:pPr>
      <w:r w:rsidDel="00000000" w:rsidR="00000000" w:rsidRPr="00000000">
        <w:rPr>
          <w:rtl w:val="0"/>
        </w:rPr>
        <w:t xml:space="preserve">Uno de los errores más comunes al redactar un texto es incluir dobles, triples o cuádruples espacios, que en esencia son casi imperceptibles pero que afectan la distribución del documento. Para eliminar dobles espacios, realiza estos pasos: Ctrl + L (Reemplazar) &gt; Digita 2 espacios en “Buscar” &gt; Digita 1 espacio en “Reemplazar” &gt; Clic en “Reemplazar todos”.</w:t>
      </w:r>
    </w:p>
    <w:p w:rsidR="00000000" w:rsidDel="00000000" w:rsidP="00000000" w:rsidRDefault="00000000" w:rsidRPr="00000000" w14:paraId="0000032F">
      <w:pPr>
        <w:ind w:firstLine="708"/>
        <w:rPr/>
      </w:pPr>
      <w:r w:rsidDel="00000000" w:rsidR="00000000" w:rsidRPr="00000000">
        <w:rPr/>
        <w:drawing>
          <wp:inline distB="0" distT="0" distL="0" distR="0">
            <wp:extent cx="4512927" cy="1836358"/>
            <wp:effectExtent b="0" l="0" r="0" t="0"/>
            <wp:docPr id="397041701" name="image26.png"/>
            <a:graphic>
              <a:graphicData uri="http://schemas.openxmlformats.org/drawingml/2006/picture">
                <pic:pic>
                  <pic:nvPicPr>
                    <pic:cNvPr id="0" name="image26.png"/>
                    <pic:cNvPicPr preferRelativeResize="0"/>
                  </pic:nvPicPr>
                  <pic:blipFill>
                    <a:blip r:embed="rId92"/>
                    <a:srcRect b="19645" l="23673" r="40051" t="54109"/>
                    <a:stretch>
                      <a:fillRect/>
                    </a:stretch>
                  </pic:blipFill>
                  <pic:spPr>
                    <a:xfrm>
                      <a:off x="0" y="0"/>
                      <a:ext cx="4512927" cy="1836358"/>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ind w:firstLine="708"/>
        <w:rPr/>
      </w:pPr>
      <w:r w:rsidDel="00000000" w:rsidR="00000000" w:rsidRPr="00000000">
        <w:rPr>
          <w:rtl w:val="0"/>
        </w:rPr>
        <w:t xml:space="preserve">Word notificará cuántos espacios dobles se eliminaron y se han reemplazado por un espacio.</w:t>
      </w:r>
    </w:p>
    <w:p w:rsidR="00000000" w:rsidDel="00000000" w:rsidP="00000000" w:rsidRDefault="00000000" w:rsidRPr="00000000" w14:paraId="00000331">
      <w:pPr>
        <w:ind w:firstLine="708"/>
        <w:jc w:val="center"/>
        <w:rPr/>
      </w:pPr>
      <w:r w:rsidDel="00000000" w:rsidR="00000000" w:rsidRPr="00000000">
        <w:rPr/>
        <w:drawing>
          <wp:inline distB="0" distT="0" distL="0" distR="0">
            <wp:extent cx="3253433" cy="1129300"/>
            <wp:effectExtent b="0" l="0" r="0" t="0"/>
            <wp:docPr id="397041694" name="image31.png"/>
            <a:graphic>
              <a:graphicData uri="http://schemas.openxmlformats.org/drawingml/2006/picture">
                <pic:pic>
                  <pic:nvPicPr>
                    <pic:cNvPr id="0" name="image31.png"/>
                    <pic:cNvPicPr preferRelativeResize="0"/>
                  </pic:nvPicPr>
                  <pic:blipFill>
                    <a:blip r:embed="rId93"/>
                    <a:srcRect b="48075" l="31519" r="46341" t="38260"/>
                    <a:stretch>
                      <a:fillRect/>
                    </a:stretch>
                  </pic:blipFill>
                  <pic:spPr>
                    <a:xfrm>
                      <a:off x="0" y="0"/>
                      <a:ext cx="3253433" cy="112930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ind w:firstLine="708"/>
        <w:rPr/>
      </w:pPr>
      <w:r w:rsidDel="00000000" w:rsidR="00000000" w:rsidRPr="00000000">
        <w:rPr>
          <w:rtl w:val="0"/>
        </w:rPr>
        <w:t xml:space="preserve">Haz clic en “Reemplazar todos” para eliminar dobles espacios que quedan, por ejemplo, de triples o cuádruples espacios anteriores, hasta que aparezca este mensaje:</w:t>
      </w:r>
    </w:p>
    <w:p w:rsidR="00000000" w:rsidDel="00000000" w:rsidP="00000000" w:rsidRDefault="00000000" w:rsidRPr="00000000" w14:paraId="00000333">
      <w:pPr>
        <w:ind w:firstLine="708"/>
        <w:jc w:val="center"/>
        <w:rPr/>
      </w:pPr>
      <w:r w:rsidDel="00000000" w:rsidR="00000000" w:rsidRPr="00000000">
        <w:rPr/>
        <w:drawing>
          <wp:inline distB="0" distT="0" distL="0" distR="0">
            <wp:extent cx="3244551" cy="1132138"/>
            <wp:effectExtent b="0" l="0" r="0" t="0"/>
            <wp:docPr id="397041695" name="image19.png"/>
            <a:graphic>
              <a:graphicData uri="http://schemas.openxmlformats.org/drawingml/2006/picture">
                <pic:pic>
                  <pic:nvPicPr>
                    <pic:cNvPr id="0" name="image19.png"/>
                    <pic:cNvPicPr preferRelativeResize="0"/>
                  </pic:nvPicPr>
                  <pic:blipFill>
                    <a:blip r:embed="rId94"/>
                    <a:srcRect b="48330" l="50021" r="28876" t="38577"/>
                    <a:stretch>
                      <a:fillRect/>
                    </a:stretch>
                  </pic:blipFill>
                  <pic:spPr>
                    <a:xfrm>
                      <a:off x="0" y="0"/>
                      <a:ext cx="3244551" cy="1132138"/>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335">
      <w:pPr>
        <w:pStyle w:val="Heading2"/>
        <w:rPr/>
      </w:pPr>
      <w:bookmarkStart w:colFirst="0" w:colLast="0" w:name="_heading=h.39kk8xu" w:id="80"/>
      <w:bookmarkEnd w:id="80"/>
      <w:r w:rsidDel="00000000" w:rsidR="00000000" w:rsidRPr="00000000">
        <w:rPr>
          <w:rtl w:val="0"/>
        </w:rPr>
        <w:t xml:space="preserve">Anexo 6. Atajos de teclado útiles en Microsoft Word</w:t>
      </w:r>
    </w:p>
    <w:p w:rsidR="00000000" w:rsidDel="00000000" w:rsidP="00000000" w:rsidRDefault="00000000" w:rsidRPr="00000000" w14:paraId="00000336">
      <w:pPr>
        <w:jc w:val="left"/>
        <w:rPr>
          <w:b w:val="1"/>
        </w:rPr>
      </w:pPr>
      <w:r w:rsidDel="00000000" w:rsidR="00000000" w:rsidRPr="00000000">
        <w:rPr>
          <w:rtl w:val="0"/>
        </w:rPr>
      </w:r>
    </w:p>
    <w:p w:rsidR="00000000" w:rsidDel="00000000" w:rsidP="00000000" w:rsidRDefault="00000000" w:rsidRPr="00000000" w14:paraId="00000337">
      <w:pPr>
        <w:jc w:val="center"/>
        <w:rPr>
          <w:b w:val="1"/>
        </w:rPr>
        <w:sectPr>
          <w:type w:val="nextPage"/>
          <w:pgSz w:h="15840" w:w="12240" w:orient="portrait"/>
          <w:pgMar w:bottom="1418" w:top="1418" w:left="1418" w:right="1418" w:header="709" w:footer="709"/>
        </w:sectPr>
      </w:pPr>
      <w:r w:rsidDel="00000000" w:rsidR="00000000" w:rsidRPr="00000000">
        <w:rPr>
          <w:b w:val="1"/>
          <w:rtl w:val="0"/>
        </w:rPr>
        <w:t xml:space="preserve">Ctrl +</w:t>
      </w:r>
    </w:p>
    <w:p w:rsidR="00000000" w:rsidDel="00000000" w:rsidP="00000000" w:rsidRDefault="00000000" w:rsidRPr="00000000" w14:paraId="00000338">
      <w:pPr>
        <w:ind w:firstLine="708"/>
        <w:jc w:val="center"/>
        <w:rPr/>
      </w:pPr>
      <w:r w:rsidDel="00000000" w:rsidR="00000000" w:rsidRPr="00000000">
        <w:rPr>
          <w:rtl w:val="0"/>
        </w:rPr>
        <w:t xml:space="preserve">A= Abrir</w:t>
      </w:r>
    </w:p>
    <w:p w:rsidR="00000000" w:rsidDel="00000000" w:rsidP="00000000" w:rsidRDefault="00000000" w:rsidRPr="00000000" w14:paraId="00000339">
      <w:pPr>
        <w:ind w:firstLine="708"/>
        <w:jc w:val="center"/>
        <w:rPr/>
      </w:pPr>
      <w:r w:rsidDel="00000000" w:rsidR="00000000" w:rsidRPr="00000000">
        <w:rPr>
          <w:rtl w:val="0"/>
        </w:rPr>
        <w:t xml:space="preserve">B= Buscar</w:t>
      </w:r>
    </w:p>
    <w:p w:rsidR="00000000" w:rsidDel="00000000" w:rsidP="00000000" w:rsidRDefault="00000000" w:rsidRPr="00000000" w14:paraId="0000033A">
      <w:pPr>
        <w:ind w:firstLine="708"/>
        <w:jc w:val="center"/>
        <w:rPr/>
      </w:pPr>
      <w:r w:rsidDel="00000000" w:rsidR="00000000" w:rsidRPr="00000000">
        <w:rPr>
          <w:rtl w:val="0"/>
        </w:rPr>
        <w:t xml:space="preserve">C= Copiar</w:t>
      </w:r>
    </w:p>
    <w:p w:rsidR="00000000" w:rsidDel="00000000" w:rsidP="00000000" w:rsidRDefault="00000000" w:rsidRPr="00000000" w14:paraId="0000033B">
      <w:pPr>
        <w:ind w:firstLine="708"/>
        <w:jc w:val="center"/>
        <w:rPr/>
      </w:pPr>
      <w:r w:rsidDel="00000000" w:rsidR="00000000" w:rsidRPr="00000000">
        <w:rPr>
          <w:rtl w:val="0"/>
        </w:rPr>
        <w:t xml:space="preserve">D= Alinear derecha</w:t>
      </w:r>
    </w:p>
    <w:p w:rsidR="00000000" w:rsidDel="00000000" w:rsidP="00000000" w:rsidRDefault="00000000" w:rsidRPr="00000000" w14:paraId="0000033C">
      <w:pPr>
        <w:ind w:firstLine="708"/>
        <w:jc w:val="center"/>
        <w:rPr/>
      </w:pPr>
      <w:r w:rsidDel="00000000" w:rsidR="00000000" w:rsidRPr="00000000">
        <w:rPr>
          <w:rtl w:val="0"/>
        </w:rPr>
        <w:t xml:space="preserve">E= Seleccionar todo</w:t>
      </w:r>
    </w:p>
    <w:p w:rsidR="00000000" w:rsidDel="00000000" w:rsidP="00000000" w:rsidRDefault="00000000" w:rsidRPr="00000000" w14:paraId="0000033D">
      <w:pPr>
        <w:ind w:firstLine="708"/>
        <w:jc w:val="center"/>
        <w:rPr/>
      </w:pPr>
      <w:r w:rsidDel="00000000" w:rsidR="00000000" w:rsidRPr="00000000">
        <w:rPr>
          <w:rtl w:val="0"/>
        </w:rPr>
        <w:t xml:space="preserve">G= Guardar</w:t>
      </w:r>
    </w:p>
    <w:p w:rsidR="00000000" w:rsidDel="00000000" w:rsidP="00000000" w:rsidRDefault="00000000" w:rsidRPr="00000000" w14:paraId="0000033E">
      <w:pPr>
        <w:ind w:firstLine="708"/>
        <w:jc w:val="center"/>
        <w:rPr/>
      </w:pPr>
      <w:r w:rsidDel="00000000" w:rsidR="00000000" w:rsidRPr="00000000">
        <w:rPr>
          <w:rtl w:val="0"/>
        </w:rPr>
        <w:t xml:space="preserve">H= Sangría</w:t>
      </w:r>
    </w:p>
    <w:p w:rsidR="00000000" w:rsidDel="00000000" w:rsidP="00000000" w:rsidRDefault="00000000" w:rsidRPr="00000000" w14:paraId="0000033F">
      <w:pPr>
        <w:ind w:firstLine="708"/>
        <w:jc w:val="center"/>
        <w:rPr/>
      </w:pPr>
      <w:r w:rsidDel="00000000" w:rsidR="00000000" w:rsidRPr="00000000">
        <w:rPr>
          <w:rtl w:val="0"/>
        </w:rPr>
        <w:t xml:space="preserve">I= Ir a página</w:t>
      </w:r>
    </w:p>
    <w:p w:rsidR="00000000" w:rsidDel="00000000" w:rsidP="00000000" w:rsidRDefault="00000000" w:rsidRPr="00000000" w14:paraId="00000340">
      <w:pPr>
        <w:ind w:firstLine="708"/>
        <w:jc w:val="center"/>
        <w:rPr/>
      </w:pPr>
      <w:r w:rsidDel="00000000" w:rsidR="00000000" w:rsidRPr="00000000">
        <w:rPr>
          <w:rtl w:val="0"/>
        </w:rPr>
        <w:t xml:space="preserve">J= Justificar</w:t>
      </w:r>
    </w:p>
    <w:p w:rsidR="00000000" w:rsidDel="00000000" w:rsidP="00000000" w:rsidRDefault="00000000" w:rsidRPr="00000000" w14:paraId="00000341">
      <w:pPr>
        <w:ind w:firstLine="708"/>
        <w:jc w:val="center"/>
        <w:rPr/>
      </w:pPr>
      <w:r w:rsidDel="00000000" w:rsidR="00000000" w:rsidRPr="00000000">
        <w:rPr>
          <w:rtl w:val="0"/>
        </w:rPr>
        <w:t xml:space="preserve">K= Cursiva</w:t>
      </w:r>
    </w:p>
    <w:p w:rsidR="00000000" w:rsidDel="00000000" w:rsidP="00000000" w:rsidRDefault="00000000" w:rsidRPr="00000000" w14:paraId="00000342">
      <w:pPr>
        <w:ind w:firstLine="708"/>
        <w:jc w:val="center"/>
        <w:rPr/>
      </w:pPr>
      <w:r w:rsidDel="00000000" w:rsidR="00000000" w:rsidRPr="00000000">
        <w:rPr>
          <w:rtl w:val="0"/>
        </w:rPr>
        <w:t xml:space="preserve">L= Reemplazar</w:t>
      </w:r>
    </w:p>
    <w:p w:rsidR="00000000" w:rsidDel="00000000" w:rsidP="00000000" w:rsidRDefault="00000000" w:rsidRPr="00000000" w14:paraId="00000343">
      <w:pPr>
        <w:ind w:firstLine="708"/>
        <w:jc w:val="center"/>
        <w:rPr/>
      </w:pPr>
      <w:r w:rsidDel="00000000" w:rsidR="00000000" w:rsidRPr="00000000">
        <w:rPr>
          <w:rtl w:val="0"/>
        </w:rPr>
        <w:t xml:space="preserve">M= Formato</w:t>
      </w:r>
    </w:p>
    <w:p w:rsidR="00000000" w:rsidDel="00000000" w:rsidP="00000000" w:rsidRDefault="00000000" w:rsidRPr="00000000" w14:paraId="00000344">
      <w:pPr>
        <w:ind w:firstLine="708"/>
        <w:jc w:val="center"/>
        <w:rPr/>
      </w:pPr>
      <w:r w:rsidDel="00000000" w:rsidR="00000000" w:rsidRPr="00000000">
        <w:rPr>
          <w:rtl w:val="0"/>
        </w:rPr>
        <w:t xml:space="preserve">N= Negrilla</w:t>
      </w:r>
    </w:p>
    <w:p w:rsidR="00000000" w:rsidDel="00000000" w:rsidP="00000000" w:rsidRDefault="00000000" w:rsidRPr="00000000" w14:paraId="00000345">
      <w:pPr>
        <w:ind w:firstLine="708"/>
        <w:jc w:val="center"/>
        <w:rPr/>
      </w:pPr>
      <w:r w:rsidDel="00000000" w:rsidR="00000000" w:rsidRPr="00000000">
        <w:rPr>
          <w:rtl w:val="0"/>
        </w:rPr>
        <w:t xml:space="preserve">O= Disminuir tamaño</w:t>
      </w:r>
    </w:p>
    <w:p w:rsidR="00000000" w:rsidDel="00000000" w:rsidP="00000000" w:rsidRDefault="00000000" w:rsidRPr="00000000" w14:paraId="00000346">
      <w:pPr>
        <w:ind w:firstLine="708"/>
        <w:jc w:val="center"/>
        <w:rPr/>
      </w:pPr>
      <w:r w:rsidDel="00000000" w:rsidR="00000000" w:rsidRPr="00000000">
        <w:rPr>
          <w:rtl w:val="0"/>
        </w:rPr>
        <w:t xml:space="preserve">P= Imprimir</w:t>
      </w:r>
    </w:p>
    <w:p w:rsidR="00000000" w:rsidDel="00000000" w:rsidP="00000000" w:rsidRDefault="00000000" w:rsidRPr="00000000" w14:paraId="00000347">
      <w:pPr>
        <w:ind w:firstLine="708"/>
        <w:jc w:val="center"/>
        <w:rPr/>
      </w:pPr>
      <w:r w:rsidDel="00000000" w:rsidR="00000000" w:rsidRPr="00000000">
        <w:rPr>
          <w:rtl w:val="0"/>
        </w:rPr>
        <w:t xml:space="preserve">Q= Alinear izquierda</w:t>
      </w:r>
    </w:p>
    <w:p w:rsidR="00000000" w:rsidDel="00000000" w:rsidP="00000000" w:rsidRDefault="00000000" w:rsidRPr="00000000" w14:paraId="00000348">
      <w:pPr>
        <w:ind w:firstLine="708"/>
        <w:jc w:val="center"/>
        <w:rPr/>
      </w:pPr>
      <w:r w:rsidDel="00000000" w:rsidR="00000000" w:rsidRPr="00000000">
        <w:rPr>
          <w:rtl w:val="0"/>
        </w:rPr>
        <w:t xml:space="preserve">R= Cerrar documento</w:t>
      </w:r>
    </w:p>
    <w:p w:rsidR="00000000" w:rsidDel="00000000" w:rsidP="00000000" w:rsidRDefault="00000000" w:rsidRPr="00000000" w14:paraId="00000349">
      <w:pPr>
        <w:ind w:firstLine="708"/>
        <w:jc w:val="center"/>
        <w:rPr/>
      </w:pPr>
      <w:r w:rsidDel="00000000" w:rsidR="00000000" w:rsidRPr="00000000">
        <w:rPr>
          <w:rtl w:val="0"/>
        </w:rPr>
        <w:t xml:space="preserve">S= Subrayado</w:t>
      </w:r>
    </w:p>
    <w:p w:rsidR="00000000" w:rsidDel="00000000" w:rsidP="00000000" w:rsidRDefault="00000000" w:rsidRPr="00000000" w14:paraId="0000034A">
      <w:pPr>
        <w:ind w:firstLine="708"/>
        <w:jc w:val="center"/>
        <w:rPr/>
      </w:pPr>
      <w:r w:rsidDel="00000000" w:rsidR="00000000" w:rsidRPr="00000000">
        <w:rPr>
          <w:rtl w:val="0"/>
        </w:rPr>
        <w:t xml:space="preserve">T= Centrar</w:t>
      </w:r>
    </w:p>
    <w:p w:rsidR="00000000" w:rsidDel="00000000" w:rsidP="00000000" w:rsidRDefault="00000000" w:rsidRPr="00000000" w14:paraId="0000034B">
      <w:pPr>
        <w:ind w:firstLine="708"/>
        <w:jc w:val="center"/>
        <w:rPr/>
      </w:pPr>
      <w:r w:rsidDel="00000000" w:rsidR="00000000" w:rsidRPr="00000000">
        <w:rPr>
          <w:rtl w:val="0"/>
        </w:rPr>
        <w:t xml:space="preserve">U= Nuevo documento</w:t>
      </w:r>
    </w:p>
    <w:p w:rsidR="00000000" w:rsidDel="00000000" w:rsidP="00000000" w:rsidRDefault="00000000" w:rsidRPr="00000000" w14:paraId="0000034C">
      <w:pPr>
        <w:ind w:firstLine="708"/>
        <w:jc w:val="center"/>
        <w:rPr/>
      </w:pPr>
      <w:r w:rsidDel="00000000" w:rsidR="00000000" w:rsidRPr="00000000">
        <w:rPr>
          <w:rtl w:val="0"/>
        </w:rPr>
        <w:t xml:space="preserve">V= Pegar</w:t>
      </w:r>
    </w:p>
    <w:p w:rsidR="00000000" w:rsidDel="00000000" w:rsidP="00000000" w:rsidRDefault="00000000" w:rsidRPr="00000000" w14:paraId="0000034D">
      <w:pPr>
        <w:ind w:firstLine="708"/>
        <w:jc w:val="center"/>
        <w:rPr/>
      </w:pPr>
      <w:r w:rsidDel="00000000" w:rsidR="00000000" w:rsidRPr="00000000">
        <w:rPr>
          <w:rtl w:val="0"/>
        </w:rPr>
        <w:t xml:space="preserve">X=Cortar</w:t>
      </w:r>
    </w:p>
    <w:p w:rsidR="00000000" w:rsidDel="00000000" w:rsidP="00000000" w:rsidRDefault="00000000" w:rsidRPr="00000000" w14:paraId="0000034E">
      <w:pPr>
        <w:ind w:firstLine="708"/>
        <w:jc w:val="center"/>
        <w:rPr/>
      </w:pPr>
      <w:r w:rsidDel="00000000" w:rsidR="00000000" w:rsidRPr="00000000">
        <w:rPr>
          <w:rtl w:val="0"/>
        </w:rPr>
        <w:t xml:space="preserve">Y= Rehacer</w:t>
      </w:r>
    </w:p>
    <w:p w:rsidR="00000000" w:rsidDel="00000000" w:rsidP="00000000" w:rsidRDefault="00000000" w:rsidRPr="00000000" w14:paraId="0000034F">
      <w:pPr>
        <w:ind w:firstLine="708"/>
        <w:jc w:val="center"/>
        <w:rPr/>
        <w:sectPr>
          <w:type w:val="continuous"/>
          <w:pgSz w:h="15840" w:w="12240" w:orient="portrait"/>
          <w:pgMar w:bottom="1418" w:top="1418" w:left="1418" w:right="1418" w:header="709" w:footer="709"/>
          <w:cols w:equalWidth="0" w:num="2">
            <w:col w:space="708" w:w="4348.000000000001"/>
            <w:col w:space="0" w:w="4348.000000000001"/>
          </w:cols>
        </w:sectPr>
      </w:pPr>
      <w:r w:rsidDel="00000000" w:rsidR="00000000" w:rsidRPr="00000000">
        <w:rPr>
          <w:rtl w:val="0"/>
        </w:rPr>
        <w:t xml:space="preserve">Z= Deshacer</w:t>
      </w:r>
    </w:p>
    <w:p w:rsidR="00000000" w:rsidDel="00000000" w:rsidP="00000000" w:rsidRDefault="00000000" w:rsidRPr="00000000" w14:paraId="00000350">
      <w:pPr>
        <w:ind w:firstLine="708"/>
        <w:jc w:val="center"/>
        <w:rPr/>
      </w:pPr>
      <w:r w:rsidDel="00000000" w:rsidR="00000000" w:rsidRPr="00000000">
        <w:rPr>
          <w:rtl w:val="0"/>
        </w:rPr>
        <w:t xml:space="preserve">Lista completa de atajos https://bit.ly/3oHliCj</w:t>
      </w:r>
    </w:p>
    <w:p w:rsidR="00000000" w:rsidDel="00000000" w:rsidP="00000000" w:rsidRDefault="00000000" w:rsidRPr="00000000" w14:paraId="00000351">
      <w:pPr>
        <w:ind w:firstLine="708"/>
        <w:jc w:val="center"/>
        <w:rPr/>
      </w:pPr>
      <w:r w:rsidDel="00000000" w:rsidR="00000000" w:rsidRPr="00000000">
        <w:rPr>
          <w:rtl w:val="0"/>
        </w:rPr>
      </w:r>
    </w:p>
    <w:p w:rsidR="00000000" w:rsidDel="00000000" w:rsidP="00000000" w:rsidRDefault="00000000" w:rsidRPr="00000000" w14:paraId="00000352">
      <w:pPr>
        <w:ind w:firstLine="708"/>
        <w:jc w:val="center"/>
        <w:rPr/>
      </w:pPr>
      <w:r w:rsidDel="00000000" w:rsidR="00000000" w:rsidRPr="00000000">
        <w:rPr>
          <w:rtl w:val="0"/>
        </w:rPr>
      </w:r>
    </w:p>
    <w:p w:rsidR="00000000" w:rsidDel="00000000" w:rsidP="00000000" w:rsidRDefault="00000000" w:rsidRPr="00000000" w14:paraId="00000353">
      <w:pPr>
        <w:ind w:firstLine="708"/>
        <w:jc w:val="center"/>
        <w:rPr/>
      </w:pPr>
      <w:r w:rsidDel="00000000" w:rsidR="00000000" w:rsidRPr="00000000">
        <w:rPr>
          <w:rtl w:val="0"/>
        </w:rPr>
      </w:r>
    </w:p>
    <w:p w:rsidR="00000000" w:rsidDel="00000000" w:rsidP="00000000" w:rsidRDefault="00000000" w:rsidRPr="00000000" w14:paraId="00000354">
      <w:pPr>
        <w:ind w:firstLine="708"/>
        <w:jc w:val="center"/>
        <w:rPr/>
      </w:pPr>
      <w:r w:rsidDel="00000000" w:rsidR="00000000" w:rsidRPr="00000000">
        <w:rPr>
          <w:rtl w:val="0"/>
        </w:rPr>
      </w:r>
    </w:p>
    <w:p w:rsidR="00000000" w:rsidDel="00000000" w:rsidP="00000000" w:rsidRDefault="00000000" w:rsidRPr="00000000" w14:paraId="00000355">
      <w:pPr>
        <w:ind w:firstLine="708"/>
        <w:jc w:val="center"/>
        <w:rPr/>
      </w:pPr>
      <w:r w:rsidDel="00000000" w:rsidR="00000000" w:rsidRPr="00000000">
        <w:rPr>
          <w:rtl w:val="0"/>
        </w:rPr>
      </w:r>
    </w:p>
    <w:p w:rsidR="00000000" w:rsidDel="00000000" w:rsidP="00000000" w:rsidRDefault="00000000" w:rsidRPr="00000000" w14:paraId="00000356">
      <w:pPr>
        <w:ind w:firstLine="708"/>
        <w:jc w:val="center"/>
        <w:rPr/>
      </w:pPr>
      <w:r w:rsidDel="00000000" w:rsidR="00000000" w:rsidRPr="00000000">
        <w:rPr>
          <w:rtl w:val="0"/>
        </w:rPr>
      </w:r>
    </w:p>
    <w:p w:rsidR="00000000" w:rsidDel="00000000" w:rsidP="00000000" w:rsidRDefault="00000000" w:rsidRPr="00000000" w14:paraId="00000357">
      <w:pPr>
        <w:ind w:firstLine="708"/>
        <w:jc w:val="center"/>
        <w:rPr/>
      </w:pPr>
      <w:r w:rsidDel="00000000" w:rsidR="00000000" w:rsidRPr="00000000">
        <w:rPr>
          <w:rtl w:val="0"/>
        </w:rPr>
      </w:r>
    </w:p>
    <w:p w:rsidR="00000000" w:rsidDel="00000000" w:rsidP="00000000" w:rsidRDefault="00000000" w:rsidRPr="00000000" w14:paraId="00000358">
      <w:pPr>
        <w:ind w:firstLine="708"/>
        <w:jc w:val="center"/>
        <w:rPr/>
      </w:pPr>
      <w:r w:rsidDel="00000000" w:rsidR="00000000" w:rsidRPr="00000000">
        <w:rPr>
          <w:rtl w:val="0"/>
        </w:rPr>
      </w:r>
    </w:p>
    <w:p w:rsidR="00000000" w:rsidDel="00000000" w:rsidP="00000000" w:rsidRDefault="00000000" w:rsidRPr="00000000" w14:paraId="00000359">
      <w:pPr>
        <w:ind w:firstLine="708"/>
        <w:jc w:val="center"/>
        <w:rPr/>
      </w:pPr>
      <w:r w:rsidDel="00000000" w:rsidR="00000000" w:rsidRPr="00000000">
        <w:rPr>
          <w:rtl w:val="0"/>
        </w:rPr>
      </w:r>
    </w:p>
    <w:p w:rsidR="00000000" w:rsidDel="00000000" w:rsidP="00000000" w:rsidRDefault="00000000" w:rsidRPr="00000000" w14:paraId="0000035A">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35B">
      <w:pPr>
        <w:pStyle w:val="Heading2"/>
        <w:rPr/>
      </w:pPr>
      <w:bookmarkStart w:colFirst="0" w:colLast="0" w:name="_heading=h.1opuj5n" w:id="81"/>
      <w:bookmarkEnd w:id="81"/>
      <w:r w:rsidDel="00000000" w:rsidR="00000000" w:rsidRPr="00000000">
        <w:rPr>
          <w:rtl w:val="0"/>
        </w:rPr>
        <w:t xml:space="preserve">Anexo 7. Sinónimos y antónimos </w:t>
      </w:r>
    </w:p>
    <w:p w:rsidR="00000000" w:rsidDel="00000000" w:rsidP="00000000" w:rsidRDefault="00000000" w:rsidRPr="00000000" w14:paraId="0000035C">
      <w:pPr>
        <w:ind w:firstLine="708"/>
        <w:jc w:val="center"/>
        <w:rPr/>
      </w:pPr>
      <w:r w:rsidDel="00000000" w:rsidR="00000000" w:rsidRPr="00000000">
        <w:rPr>
          <w:rtl w:val="0"/>
        </w:rPr>
      </w:r>
    </w:p>
    <w:p w:rsidR="00000000" w:rsidDel="00000000" w:rsidP="00000000" w:rsidRDefault="00000000" w:rsidRPr="00000000" w14:paraId="0000035D">
      <w:pPr>
        <w:ind w:firstLine="708"/>
        <w:rPr/>
      </w:pPr>
      <w:r w:rsidDel="00000000" w:rsidR="00000000" w:rsidRPr="00000000">
        <w:rPr>
          <w:rtl w:val="0"/>
        </w:rPr>
        <w:t xml:space="preserve">Constantemente surgen inconvenientes al redactar una oración, al no tener la palabra adecuada, un sinónimo o un antónimo. Microsoft Word apoya estas inquietudes, así:</w:t>
      </w:r>
    </w:p>
    <w:p w:rsidR="00000000" w:rsidDel="00000000" w:rsidP="00000000" w:rsidRDefault="00000000" w:rsidRPr="00000000" w14:paraId="0000035E">
      <w:pPr>
        <w:jc w:val="right"/>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414020</wp:posOffset>
                </wp:positionV>
                <wp:extent cx="3505200" cy="5645150"/>
                <wp:effectExtent b="0" l="0" r="0" t="0"/>
                <wp:wrapSquare wrapText="bothSides" distB="45720" distT="45720" distL="114300" distR="114300"/>
                <wp:docPr id="397041670" name=""/>
                <a:graphic>
                  <a:graphicData uri="http://schemas.microsoft.com/office/word/2010/wordprocessingShape">
                    <wps:wsp>
                      <wps:cNvSpPr/>
                      <wps:cNvPr id="2" name="Shape 2"/>
                      <wps:spPr>
                        <a:xfrm>
                          <a:off x="3612450" y="976475"/>
                          <a:ext cx="3467100" cy="5607050"/>
                        </a:xfrm>
                        <a:prstGeom prst="rect">
                          <a:avLst/>
                        </a:prstGeom>
                        <a:solidFill>
                          <a:srgbClr val="FFFFFF"/>
                        </a:solidFill>
                        <a:ln>
                          <a:noFill/>
                        </a:ln>
                      </wps:spPr>
                      <wps:txbx>
                        <w:txbxContent>
                          <w:p w:rsidR="00000000" w:rsidDel="00000000" w:rsidP="00000000" w:rsidRDefault="00000000" w:rsidRPr="00000000">
                            <w:pPr>
                              <w:spacing w:after="0" w:before="0" w:line="360"/>
                              <w:ind w:left="-113.00000190734863" w:right="0" w:firstLine="-452.0000076293945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Selecciona la palabra (en este ejemplo “colocar”) &gt; Clic derecho &gt; “Sinónimos”.</w:t>
                            </w:r>
                          </w:p>
                          <w:p w:rsidR="00000000" w:rsidDel="00000000" w:rsidP="00000000" w:rsidRDefault="00000000" w:rsidRPr="00000000">
                            <w:pPr>
                              <w:spacing w:after="0" w:before="0" w:line="360"/>
                              <w:ind w:left="-113.00000190734863" w:right="0" w:firstLine="-452.0000076293945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360"/>
                              <w:ind w:left="-113.00000190734863" w:right="0" w:firstLine="-452.0000076293945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360"/>
                              <w:ind w:left="-113.00000190734863" w:right="0" w:firstLine="-452.0000076293945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Inmediatamente aparecen las sugerencias más usadas. Si no es suficiente y se requieren más alternativas: </w:t>
                            </w:r>
                          </w:p>
                          <w:p w:rsidR="00000000" w:rsidDel="00000000" w:rsidP="00000000" w:rsidRDefault="00000000" w:rsidRPr="00000000">
                            <w:pPr>
                              <w:spacing w:after="0" w:before="0" w:line="360"/>
                              <w:ind w:left="-113.00000190734863" w:right="0" w:firstLine="-452.0000076293945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360"/>
                              <w:ind w:left="-113.00000190734863" w:right="0" w:firstLine="-452.0000076293945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360"/>
                              <w:ind w:left="-113.00000190734863" w:right="0" w:firstLine="-452.0000076293945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360"/>
                              <w:ind w:left="-113.00000190734863" w:right="0" w:firstLine="-452.0000076293945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360"/>
                              <w:ind w:left="-113.00000190734863" w:right="0" w:firstLine="-452.0000076293945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360"/>
                              <w:ind w:left="-113.00000190734863" w:right="0" w:firstLine="-452.0000076293945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360"/>
                              <w:ind w:left="-113.00000190734863" w:right="0" w:firstLine="-452.0000076293945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360"/>
                              <w:ind w:left="-113.00000190734863" w:right="0" w:firstLine="-452.0000076293945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Clic de nuevo en “Sinónimos”, donde aparecen más opciones y los antónimos de esa palabra seleccionada.</w:t>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414020</wp:posOffset>
                </wp:positionV>
                <wp:extent cx="3505200" cy="5645150"/>
                <wp:effectExtent b="0" l="0" r="0" t="0"/>
                <wp:wrapSquare wrapText="bothSides" distB="45720" distT="45720" distL="114300" distR="114300"/>
                <wp:docPr id="397041670" name="image77.png"/>
                <a:graphic>
                  <a:graphicData uri="http://schemas.openxmlformats.org/drawingml/2006/picture">
                    <pic:pic>
                      <pic:nvPicPr>
                        <pic:cNvPr id="0" name="image77.png"/>
                        <pic:cNvPicPr preferRelativeResize="0"/>
                      </pic:nvPicPr>
                      <pic:blipFill>
                        <a:blip r:embed="rId95"/>
                        <a:srcRect/>
                        <a:stretch>
                          <a:fillRect/>
                        </a:stretch>
                      </pic:blipFill>
                      <pic:spPr>
                        <a:xfrm>
                          <a:off x="0" y="0"/>
                          <a:ext cx="3505200" cy="5645150"/>
                        </a:xfrm>
                        <a:prstGeom prst="rect"/>
                        <a:ln/>
                      </pic:spPr>
                    </pic:pic>
                  </a:graphicData>
                </a:graphic>
              </wp:anchor>
            </w:drawing>
          </mc:Fallback>
        </mc:AlternateContent>
      </w:r>
      <w:r w:rsidDel="00000000" w:rsidR="00000000" w:rsidRPr="00000000">
        <mc:AlternateContent>
          <mc:Choice Requires="wps">
            <w:drawing>
              <wp:anchor allowOverlap="1" behindDoc="0" distB="45720" distT="45720" distL="114300" distR="114300" hidden="0" layoutInCell="1" locked="0" relativeHeight="0" simplePos="0">
                <wp:simplePos x="0" y="0"/>
                <wp:positionH relativeFrom="column">
                  <wp:posOffset>3679825</wp:posOffset>
                </wp:positionH>
                <wp:positionV relativeFrom="paragraph">
                  <wp:posOffset>3492128</wp:posOffset>
                </wp:positionV>
                <wp:extent cx="2363470" cy="3131185"/>
                <wp:wrapSquare wrapText="bothSides" distB="45720" distT="45720" distL="114300" distR="114300"/>
                <wp:docPr id="397041668" name=""/>
                <a:graphic>
                  <a:graphicData uri="http://schemas.microsoft.com/office/word/2010/wordprocessingShape">
                    <wps:wsp>
                      <wps:cNvSpPr txBox="1">
                        <a:spLocks noChangeArrowheads="1"/>
                      </wps:cNvSpPr>
                      <wps:spPr bwMode="auto">
                        <a:xfrm>
                          <a:off x="0" y="0"/>
                          <a:ext cx="2363470" cy="3131185"/>
                        </a:xfrm>
                        <a:prstGeom prst="rect">
                          <a:avLst/>
                        </a:prstGeom>
                        <a:solidFill>
                          <a:srgbClr val="FFFFFF"/>
                        </a:solidFill>
                        <a:ln w="9525">
                          <a:noFill/>
                          <a:miter lim="800000"/>
                          <a:headEnd/>
                          <a:tailEnd/>
                        </a:ln>
                      </wps:spPr>
                      <wps:txbx>
                        <w:txbxContent>
                          <w:p w:rsidR="0054121A" w:rsidDel="00000000" w:rsidP="00743E36" w:rsidRDefault="00707207" w:rsidRPr="00000000" w14:paraId="3F67A131" w14:textId="77777777">
                            <w:r w:rsidDel="00000000" w:rsidR="00000000" w:rsidRPr="00000000">
                              <w:rPr>
                                <w:noProof w:val="1"/>
                              </w:rPr>
                              <w:drawing>
                                <wp:inline distB="0" distT="0" distL="0" distR="0">
                                  <wp:extent cx="1891937" cy="2769079"/>
                                  <wp:effectExtent b="184150" l="190500" r="184785" t="190500"/>
                                  <wp:docPr id="17" name="Imagen 17"/>
                                  <wp:cNvGraphicFramePr>
                                    <a:graphicFrameLocks noChangeAspect="1"/>
                                  </wp:cNvGraphicFramePr>
                                  <a:graphic>
                                    <a:graphicData uri="http://schemas.openxmlformats.org/drawingml/2006/picture">
                                      <pic:pic>
                                        <pic:nvPicPr>
                                          <pic:cNvPr id="1" name=""/>
                                          <pic:cNvPicPr/>
                                        </pic:nvPicPr>
                                        <pic:blipFill rotWithShape="1">
                                          <a:blip r:embed="rId1"/>
                                          <a:srcRect b="26373" l="79939" t="21424"/>
                                          <a:stretch/>
                                        </pic:blipFill>
                                        <pic:spPr bwMode="auto">
                                          <a:xfrm>
                                            <a:off x="0" y="0"/>
                                            <a:ext cx="1920209" cy="2810458"/>
                                          </a:xfrm>
                                          <a:prstGeom prst="rect">
                                            <a:avLst/>
                                          </a:prstGeom>
                                          <a:ln>
                                            <a:noFill/>
                                          </a:ln>
                                          <a:effectLst>
                                            <a:outerShdw blurRad="190500" rotWithShape="0" algn="tl">
                                              <a:srgbClr val="000000">
                                                <a:alpha val="70000"/>
                                              </a:srgbClr>
                                            </a:outerShdw>
                                          </a:effectLst>
                                        </pic:spPr>
                                      </pic:pic>
                                    </a:graphicData>
                                  </a:graphic>
                                </wp:inline>
                              </w:drawing>
                            </w:r>
                          </w:p>
                        </w:txbxContent>
                      </wps:txbx>
                      <wps:bodyPr anchorCtr="0" anchor="t" bIns="45720" lIns="91440" rIns="91440" rot="0" vert="horz" wrap="square" tIns="4572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3679825</wp:posOffset>
                </wp:positionH>
                <wp:positionV relativeFrom="paragraph">
                  <wp:posOffset>3492128</wp:posOffset>
                </wp:positionV>
                <wp:extent cx="2363470" cy="3131185"/>
                <wp:effectExtent b="0" l="0" r="0" t="0"/>
                <wp:wrapSquare wrapText="bothSides" distB="45720" distT="45720" distL="114300" distR="114300"/>
                <wp:docPr id="397041668" name="image30.png"/>
                <a:graphic>
                  <a:graphicData uri="http://schemas.openxmlformats.org/drawingml/2006/picture">
                    <pic:pic>
                      <pic:nvPicPr>
                        <pic:cNvPr id="0" name="image30.png"/>
                        <pic:cNvPicPr preferRelativeResize="0"/>
                      </pic:nvPicPr>
                      <pic:blipFill>
                        <a:blip r:embed="rId96"/>
                        <a:srcRect b="0" l="0" r="0" t="0"/>
                        <a:stretch>
                          <a:fillRect/>
                        </a:stretch>
                      </pic:blipFill>
                      <pic:spPr>
                        <a:xfrm>
                          <a:off x="0" y="0"/>
                          <a:ext cx="2363470" cy="3131185"/>
                        </a:xfrm>
                        <a:prstGeom prst="rect"/>
                        <a:ln/>
                      </pic:spPr>
                    </pic:pic>
                  </a:graphicData>
                </a:graphic>
              </wp:anchor>
            </w:drawing>
          </mc:Fallback>
        </mc:AlternateContent>
      </w:r>
      <w:r w:rsidDel="00000000" w:rsidR="00000000" w:rsidRPr="00000000">
        <mc:AlternateContent>
          <mc:Choice Requires="wps">
            <w:drawing>
              <wp:anchor allowOverlap="1" behindDoc="0" distB="45720" distT="45720" distL="114300" distR="114300" hidden="0" layoutInCell="1" locked="0" relativeHeight="0" simplePos="0">
                <wp:simplePos x="0" y="0"/>
                <wp:positionH relativeFrom="column">
                  <wp:posOffset>3671570</wp:posOffset>
                </wp:positionH>
                <wp:positionV relativeFrom="paragraph">
                  <wp:posOffset>188859</wp:posOffset>
                </wp:positionV>
                <wp:extent cx="2397760" cy="3096260"/>
                <wp:wrapSquare wrapText="bothSides" distB="45720" distT="45720" distL="114300" distR="114300"/>
                <wp:docPr id="397041669" name=""/>
                <a:graphic>
                  <a:graphicData uri="http://schemas.microsoft.com/office/word/2010/wordprocessingShape">
                    <wps:wsp>
                      <wps:cNvSpPr txBox="1">
                        <a:spLocks noChangeArrowheads="1"/>
                      </wps:cNvSpPr>
                      <wps:spPr bwMode="auto">
                        <a:xfrm>
                          <a:off x="0" y="0"/>
                          <a:ext cx="2397760" cy="3096260"/>
                        </a:xfrm>
                        <a:prstGeom prst="rect">
                          <a:avLst/>
                        </a:prstGeom>
                        <a:solidFill>
                          <a:srgbClr val="FFFFFF"/>
                        </a:solidFill>
                        <a:ln w="9525">
                          <a:noFill/>
                          <a:miter lim="800000"/>
                          <a:headEnd/>
                          <a:tailEnd/>
                        </a:ln>
                      </wps:spPr>
                      <wps:txbx>
                        <w:txbxContent>
                          <w:p w:rsidR="0054121A" w:rsidDel="00000000" w:rsidP="00743E36" w:rsidRDefault="00707207" w:rsidRPr="00000000" w14:paraId="74C72211" w14:textId="77777777">
                            <w:r w:rsidDel="00000000" w:rsidR="00000000" w:rsidRPr="00000000">
                              <w:rPr>
                                <w:noProof w:val="1"/>
                              </w:rPr>
                              <w:drawing>
                                <wp:inline distB="0" distT="0" distL="0" distR="0">
                                  <wp:extent cx="1899620" cy="2789125"/>
                                  <wp:effectExtent b="182880" l="190500" r="196215" t="190500"/>
                                  <wp:docPr id="15" name="Imagen 15"/>
                                  <wp:cNvGraphicFramePr>
                                    <a:graphicFrameLocks noChangeAspect="1"/>
                                  </wp:cNvGraphicFramePr>
                                  <a:graphic>
                                    <a:graphicData uri="http://schemas.openxmlformats.org/drawingml/2006/picture">
                                      <pic:pic>
                                        <pic:nvPicPr>
                                          <pic:cNvPr id="1" name=""/>
                                          <pic:cNvPicPr/>
                                        </pic:nvPicPr>
                                        <pic:blipFill rotWithShape="1">
                                          <a:blip r:embed="rId2"/>
                                          <a:srcRect b="13398" l="1867" r="76748" t="30779"/>
                                          <a:stretch/>
                                        </pic:blipFill>
                                        <pic:spPr bwMode="auto">
                                          <a:xfrm>
                                            <a:off x="0" y="0"/>
                                            <a:ext cx="1921192" cy="2820798"/>
                                          </a:xfrm>
                                          <a:prstGeom prst="rect">
                                            <a:avLst/>
                                          </a:prstGeom>
                                          <a:ln>
                                            <a:noFill/>
                                          </a:ln>
                                          <a:effectLst>
                                            <a:outerShdw blurRad="190500" rotWithShape="0" algn="tl">
                                              <a:srgbClr val="000000">
                                                <a:alpha val="70000"/>
                                              </a:srgbClr>
                                            </a:outerShdw>
                                          </a:effectLst>
                                        </pic:spPr>
                                      </pic:pic>
                                    </a:graphicData>
                                  </a:graphic>
                                </wp:inline>
                              </w:drawing>
                            </w:r>
                          </w:p>
                        </w:txbxContent>
                      </wps:txbx>
                      <wps:bodyPr anchorCtr="0" anchor="t" bIns="45720" lIns="91440" rIns="91440" rot="0" vert="horz" wrap="square" tIns="4572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3671570</wp:posOffset>
                </wp:positionH>
                <wp:positionV relativeFrom="paragraph">
                  <wp:posOffset>188859</wp:posOffset>
                </wp:positionV>
                <wp:extent cx="2397760" cy="3096260"/>
                <wp:effectExtent b="0" l="0" r="0" t="0"/>
                <wp:wrapSquare wrapText="bothSides" distB="45720" distT="45720" distL="114300" distR="114300"/>
                <wp:docPr id="397041669" name="image44.png"/>
                <a:graphic>
                  <a:graphicData uri="http://schemas.openxmlformats.org/drawingml/2006/picture">
                    <pic:pic>
                      <pic:nvPicPr>
                        <pic:cNvPr id="0" name="image44.png"/>
                        <pic:cNvPicPr preferRelativeResize="0"/>
                      </pic:nvPicPr>
                      <pic:blipFill>
                        <a:blip r:embed="rId97"/>
                        <a:srcRect b="0" l="0" r="0" t="0"/>
                        <a:stretch>
                          <a:fillRect/>
                        </a:stretch>
                      </pic:blipFill>
                      <pic:spPr>
                        <a:xfrm>
                          <a:off x="0" y="0"/>
                          <a:ext cx="2397760" cy="3096260"/>
                        </a:xfrm>
                        <a:prstGeom prst="rect"/>
                        <a:ln/>
                      </pic:spPr>
                    </pic:pic>
                  </a:graphicData>
                </a:graphic>
              </wp:anchor>
            </w:drawing>
          </mc:Fallback>
        </mc:AlternateContent>
      </w:r>
    </w:p>
    <w:p w:rsidR="00000000" w:rsidDel="00000000" w:rsidP="00000000" w:rsidRDefault="00000000" w:rsidRPr="00000000" w14:paraId="0000035F">
      <w:pPr>
        <w:ind w:firstLine="708"/>
        <w:jc w:val="right"/>
        <w:rPr/>
      </w:pPr>
      <w:r w:rsidDel="00000000" w:rsidR="00000000" w:rsidRPr="00000000">
        <w:rPr>
          <w:rtl w:val="0"/>
        </w:rPr>
      </w:r>
    </w:p>
    <w:p w:rsidR="00000000" w:rsidDel="00000000" w:rsidP="00000000" w:rsidRDefault="00000000" w:rsidRPr="00000000" w14:paraId="00000360">
      <w:pPr>
        <w:ind w:firstLine="708"/>
        <w:rPr/>
      </w:pPr>
      <w:r w:rsidDel="00000000" w:rsidR="00000000" w:rsidRPr="00000000">
        <w:rPr>
          <w:rtl w:val="0"/>
        </w:rPr>
      </w:r>
    </w:p>
    <w:p w:rsidR="00000000" w:rsidDel="00000000" w:rsidP="00000000" w:rsidRDefault="00000000" w:rsidRPr="00000000" w14:paraId="00000361">
      <w:pPr>
        <w:ind w:firstLine="708"/>
        <w:jc w:val="center"/>
        <w:rPr/>
      </w:pPr>
      <w:r w:rsidDel="00000000" w:rsidR="00000000" w:rsidRPr="00000000">
        <w:rPr>
          <w:rtl w:val="0"/>
        </w:rPr>
      </w:r>
    </w:p>
    <w:p w:rsidR="00000000" w:rsidDel="00000000" w:rsidP="00000000" w:rsidRDefault="00000000" w:rsidRPr="00000000" w14:paraId="00000362">
      <w:pPr>
        <w:spacing w:after="160" w:line="259"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363">
      <w:pPr>
        <w:pStyle w:val="Heading2"/>
        <w:rPr/>
      </w:pPr>
      <w:bookmarkStart w:colFirst="0" w:colLast="0" w:name="_heading=h.48pi1tg" w:id="82"/>
      <w:bookmarkEnd w:id="82"/>
      <w:r w:rsidDel="00000000" w:rsidR="00000000" w:rsidRPr="00000000">
        <w:rPr>
          <w:rtl w:val="0"/>
        </w:rPr>
        <w:t xml:space="preserve">Anexo 8. Copiar y pegar sin formato</w:t>
      </w:r>
    </w:p>
    <w:p w:rsidR="00000000" w:rsidDel="00000000" w:rsidP="00000000" w:rsidRDefault="00000000" w:rsidRPr="00000000" w14:paraId="00000364">
      <w:pPr>
        <w:ind w:firstLine="708"/>
        <w:jc w:val="center"/>
        <w:rPr/>
      </w:pPr>
      <w:r w:rsidDel="00000000" w:rsidR="00000000" w:rsidRPr="00000000">
        <w:rPr>
          <w:rtl w:val="0"/>
        </w:rPr>
      </w:r>
    </w:p>
    <w:p w:rsidR="00000000" w:rsidDel="00000000" w:rsidP="00000000" w:rsidRDefault="00000000" w:rsidRPr="00000000" w14:paraId="00000365">
      <w:pPr>
        <w:ind w:firstLine="708"/>
        <w:rPr/>
      </w:pPr>
      <w:r w:rsidDel="00000000" w:rsidR="00000000" w:rsidRPr="00000000">
        <w:rPr>
          <w:rtl w:val="0"/>
        </w:rPr>
        <w:t xml:space="preserve">En ocasiones copiamos y pegamos objetos o texto desde páginas web u otras fuentes hacia Word con el conocido Ctrl + C y Ctrl + V; sin embargo, se conservan colores, tipos de letras, tablas, y otros formatos indeseados. Para pegar solo el texto y sin formato alguno, clic derecho &gt; “Mantener solo texto (T)”</w:t>
      </w:r>
    </w:p>
    <w:p w:rsidR="00000000" w:rsidDel="00000000" w:rsidP="00000000" w:rsidRDefault="00000000" w:rsidRPr="00000000" w14:paraId="00000366">
      <w:pPr>
        <w:ind w:firstLine="708"/>
        <w:rPr/>
      </w:pPr>
      <w:r w:rsidDel="00000000" w:rsidR="00000000" w:rsidRPr="00000000">
        <w:rPr>
          <w:rtl w:val="0"/>
        </w:rPr>
      </w:r>
    </w:p>
    <w:p w:rsidR="00000000" w:rsidDel="00000000" w:rsidP="00000000" w:rsidRDefault="00000000" w:rsidRPr="00000000" w14:paraId="00000367">
      <w:pPr>
        <w:ind w:firstLine="708"/>
        <w:jc w:val="center"/>
        <w:rPr/>
      </w:pPr>
      <w:r w:rsidDel="00000000" w:rsidR="00000000" w:rsidRPr="00000000">
        <w:rPr/>
        <w:drawing>
          <wp:inline distB="0" distT="0" distL="0" distR="0">
            <wp:extent cx="2785933" cy="3866192"/>
            <wp:effectExtent b="0" l="0" r="0" t="0"/>
            <wp:docPr id="397041696" name="image20.png"/>
            <a:graphic>
              <a:graphicData uri="http://schemas.openxmlformats.org/drawingml/2006/picture">
                <pic:pic>
                  <pic:nvPicPr>
                    <pic:cNvPr id="0" name="image20.png"/>
                    <pic:cNvPicPr preferRelativeResize="0"/>
                  </pic:nvPicPr>
                  <pic:blipFill>
                    <a:blip r:embed="rId98"/>
                    <a:srcRect b="17018" l="46334" r="37032" t="41943"/>
                    <a:stretch>
                      <a:fillRect/>
                    </a:stretch>
                  </pic:blipFill>
                  <pic:spPr>
                    <a:xfrm>
                      <a:off x="0" y="0"/>
                      <a:ext cx="2785933" cy="3866192"/>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369">
      <w:pPr>
        <w:pStyle w:val="Heading2"/>
        <w:rPr/>
      </w:pPr>
      <w:bookmarkStart w:colFirst="0" w:colLast="0" w:name="_heading=h.2nusc19" w:id="83"/>
      <w:bookmarkEnd w:id="83"/>
      <w:r w:rsidDel="00000000" w:rsidR="00000000" w:rsidRPr="00000000">
        <w:rPr>
          <w:rtl w:val="0"/>
        </w:rPr>
        <w:t xml:space="preserve">Anexo 9. Comparar dos documentos</w:t>
      </w:r>
    </w:p>
    <w:p w:rsidR="00000000" w:rsidDel="00000000" w:rsidP="00000000" w:rsidRDefault="00000000" w:rsidRPr="00000000" w14:paraId="0000036A">
      <w:pPr>
        <w:ind w:firstLine="708"/>
        <w:jc w:val="left"/>
        <w:rPr/>
      </w:pPr>
      <w:r w:rsidDel="00000000" w:rsidR="00000000" w:rsidRPr="00000000">
        <w:rPr>
          <w:rtl w:val="0"/>
        </w:rPr>
      </w:r>
    </w:p>
    <w:p w:rsidR="00000000" w:rsidDel="00000000" w:rsidP="00000000" w:rsidRDefault="00000000" w:rsidRPr="00000000" w14:paraId="0000036B">
      <w:pPr>
        <w:ind w:firstLine="708"/>
        <w:rPr/>
      </w:pPr>
      <w:r w:rsidDel="00000000" w:rsidR="00000000" w:rsidRPr="00000000">
        <w:rPr>
          <w:rtl w:val="0"/>
        </w:rPr>
        <w:t xml:space="preserve">Frecuentemente tenemos inconvenientes al tener más de una versión de un mismo trabajo escrito y se desean conocer los cambios hechos en el documento 1 respecto del documento 2. Realiza estos pasos: Revisar &gt; Comparar &gt; Comparar...  Compara dos versiones de un documento (estilo jurídico).</w:t>
      </w:r>
    </w:p>
    <w:p w:rsidR="00000000" w:rsidDel="00000000" w:rsidP="00000000" w:rsidRDefault="00000000" w:rsidRPr="00000000" w14:paraId="0000036C">
      <w:pPr>
        <w:ind w:firstLine="708"/>
        <w:jc w:val="center"/>
        <w:rPr/>
      </w:pPr>
      <w:r w:rsidDel="00000000" w:rsidR="00000000" w:rsidRPr="00000000">
        <w:rPr/>
        <w:drawing>
          <wp:inline distB="0" distT="0" distL="0" distR="0">
            <wp:extent cx="1394307" cy="1216311"/>
            <wp:effectExtent b="0" l="0" r="0" t="0"/>
            <wp:docPr id="397041697" name="image24.png"/>
            <a:graphic>
              <a:graphicData uri="http://schemas.openxmlformats.org/drawingml/2006/picture">
                <pic:pic>
                  <pic:nvPicPr>
                    <pic:cNvPr id="0" name="image24.png"/>
                    <pic:cNvPicPr preferRelativeResize="0"/>
                  </pic:nvPicPr>
                  <pic:blipFill>
                    <a:blip r:embed="rId99"/>
                    <a:srcRect b="64997" l="66701" r="17345" t="10257"/>
                    <a:stretch>
                      <a:fillRect/>
                    </a:stretch>
                  </pic:blipFill>
                  <pic:spPr>
                    <a:xfrm>
                      <a:off x="0" y="0"/>
                      <a:ext cx="1394307" cy="1216311"/>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ind w:firstLine="708"/>
        <w:rPr/>
      </w:pPr>
      <w:r w:rsidDel="00000000" w:rsidR="00000000" w:rsidRPr="00000000">
        <w:rPr>
          <w:rtl w:val="0"/>
        </w:rPr>
        <w:t xml:space="preserve">Busca la ruta en tu dispositivo donde se encuentra el documento original (izquierda) y luego el mismo procedimiento con el documento revisado (derecha). &gt; clic en Aceptar.</w:t>
      </w:r>
    </w:p>
    <w:p w:rsidR="00000000" w:rsidDel="00000000" w:rsidP="00000000" w:rsidRDefault="00000000" w:rsidRPr="00000000" w14:paraId="0000036E">
      <w:pPr>
        <w:ind w:firstLine="708"/>
        <w:jc w:val="center"/>
        <w:rPr/>
      </w:pPr>
      <w:r w:rsidDel="00000000" w:rsidR="00000000" w:rsidRPr="00000000">
        <w:rPr/>
        <w:drawing>
          <wp:inline distB="0" distT="0" distL="0" distR="0">
            <wp:extent cx="2883893" cy="922260"/>
            <wp:effectExtent b="0" l="0" r="0" t="0"/>
            <wp:docPr id="397041698" name="image22.png"/>
            <a:graphic>
              <a:graphicData uri="http://schemas.openxmlformats.org/drawingml/2006/picture">
                <pic:pic>
                  <pic:nvPicPr>
                    <pic:cNvPr id="0" name="image22.png"/>
                    <pic:cNvPicPr preferRelativeResize="0"/>
                  </pic:nvPicPr>
                  <pic:blipFill>
                    <a:blip r:embed="rId100"/>
                    <a:srcRect b="39952" l="33265" r="33300" t="41038"/>
                    <a:stretch>
                      <a:fillRect/>
                    </a:stretch>
                  </pic:blipFill>
                  <pic:spPr>
                    <a:xfrm>
                      <a:off x="0" y="0"/>
                      <a:ext cx="2883893" cy="922260"/>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ind w:firstLine="708"/>
        <w:rPr/>
      </w:pPr>
      <w:r w:rsidDel="00000000" w:rsidR="00000000" w:rsidRPr="00000000">
        <w:rPr>
          <w:rtl w:val="0"/>
        </w:rPr>
        <w:t xml:space="preserve">Posteriormente aparece el informe con la cantidad de revisiones hechas en el documento:</w:t>
      </w:r>
    </w:p>
    <w:p w:rsidR="00000000" w:rsidDel="00000000" w:rsidP="00000000" w:rsidRDefault="00000000" w:rsidRPr="00000000" w14:paraId="00000370">
      <w:pPr>
        <w:ind w:firstLine="708"/>
        <w:jc w:val="center"/>
        <w:rPr/>
      </w:pPr>
      <w:r w:rsidDel="00000000" w:rsidR="00000000" w:rsidRPr="00000000">
        <w:rPr>
          <w:rtl w:val="0"/>
        </w:rPr>
        <w:t xml:space="preserve"> </w:t>
      </w:r>
      <w:r w:rsidDel="00000000" w:rsidR="00000000" w:rsidRPr="00000000">
        <w:rPr/>
        <w:drawing>
          <wp:inline distB="0" distT="0" distL="0" distR="0">
            <wp:extent cx="4224272" cy="2163793"/>
            <wp:effectExtent b="88900" l="88900" r="88900" t="88900"/>
            <wp:docPr id="397041699" name="image21.png"/>
            <a:graphic>
              <a:graphicData uri="http://schemas.openxmlformats.org/drawingml/2006/picture">
                <pic:pic>
                  <pic:nvPicPr>
                    <pic:cNvPr id="0" name="image21.png"/>
                    <pic:cNvPicPr preferRelativeResize="0"/>
                  </pic:nvPicPr>
                  <pic:blipFill>
                    <a:blip r:embed="rId101"/>
                    <a:srcRect b="0" l="0" r="0" t="0"/>
                    <a:stretch>
                      <a:fillRect/>
                    </a:stretch>
                  </pic:blipFill>
                  <pic:spPr>
                    <a:xfrm>
                      <a:off x="0" y="0"/>
                      <a:ext cx="4224272" cy="2163793"/>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371">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372">
      <w:pPr>
        <w:pStyle w:val="Heading2"/>
        <w:rPr/>
      </w:pPr>
      <w:bookmarkStart w:colFirst="0" w:colLast="0" w:name="_heading=h.1302m92" w:id="84"/>
      <w:bookmarkEnd w:id="84"/>
      <w:r w:rsidDel="00000000" w:rsidR="00000000" w:rsidRPr="00000000">
        <w:rPr>
          <w:rtl w:val="0"/>
        </w:rPr>
        <w:t xml:space="preserve">Anexo 10. Control de cambios</w:t>
      </w:r>
    </w:p>
    <w:p w:rsidR="00000000" w:rsidDel="00000000" w:rsidP="00000000" w:rsidRDefault="00000000" w:rsidRPr="00000000" w14:paraId="00000373">
      <w:pPr>
        <w:ind w:firstLine="708"/>
        <w:jc w:val="center"/>
        <w:rPr/>
      </w:pPr>
      <w:r w:rsidDel="00000000" w:rsidR="00000000" w:rsidRPr="00000000">
        <w:rPr>
          <w:rtl w:val="0"/>
        </w:rPr>
      </w:r>
    </w:p>
    <w:p w:rsidR="00000000" w:rsidDel="00000000" w:rsidP="00000000" w:rsidRDefault="00000000" w:rsidRPr="00000000" w14:paraId="00000374">
      <w:pPr>
        <w:ind w:firstLine="708"/>
        <w:rPr/>
      </w:pPr>
      <w:r w:rsidDel="00000000" w:rsidR="00000000" w:rsidRPr="00000000">
        <w:rPr>
          <w:rtl w:val="0"/>
        </w:rPr>
        <w:t xml:space="preserve">Es una de las funciones más útiles, especialmente cuando se desea vigilar, revisar y aceptar cualquier cambio en un documento. Supongamos la interacción entre un estudiante que elabora la tesis y su asesor. El asesor considera que hay que hacer cambios, pero no desea modificar sin que el estudiante se entere y que, por consiguiente, acepte o rechace los cambios y aprenda de las sugerencias. Activa esta opción, así: Revisar &gt; Control de Cambios.</w:t>
      </w:r>
    </w:p>
    <w:p w:rsidR="00000000" w:rsidDel="00000000" w:rsidP="00000000" w:rsidRDefault="00000000" w:rsidRPr="00000000" w14:paraId="00000375">
      <w:pPr>
        <w:ind w:firstLine="708"/>
        <w:rPr/>
      </w:pPr>
      <w:r w:rsidDel="00000000" w:rsidR="00000000" w:rsidRPr="00000000">
        <w:rPr>
          <w:rtl w:val="0"/>
        </w:rPr>
      </w:r>
    </w:p>
    <w:p w:rsidR="00000000" w:rsidDel="00000000" w:rsidP="00000000" w:rsidRDefault="00000000" w:rsidRPr="00000000" w14:paraId="00000376">
      <w:pPr>
        <w:rPr/>
      </w:pPr>
      <w:r w:rsidDel="00000000" w:rsidR="00000000" w:rsidRPr="00000000">
        <w:rPr>
          <w:b w:val="1"/>
          <w:rtl w:val="0"/>
        </w:rPr>
        <w:t xml:space="preserve">Modo asesor:</w:t>
      </w:r>
      <w:r w:rsidDel="00000000" w:rsidR="00000000" w:rsidRPr="00000000">
        <w:rPr>
          <w:rtl w:val="0"/>
        </w:rPr>
        <w:t xml:space="preserve"> el asesor corrige los errores; es visible lo que se pretende eliminar con tachado guion medio (color rojo) y la sugerencia con guion bajo (color verde):</w:t>
      </w:r>
    </w:p>
    <w:p w:rsidR="00000000" w:rsidDel="00000000" w:rsidP="00000000" w:rsidRDefault="00000000" w:rsidRPr="00000000" w14:paraId="00000377">
      <w:pPr>
        <w:ind w:firstLine="708"/>
        <w:jc w:val="center"/>
        <w:rPr/>
      </w:pPr>
      <w:r w:rsidDel="00000000" w:rsidR="00000000" w:rsidRPr="00000000">
        <w:rPr/>
        <w:drawing>
          <wp:inline distB="0" distT="0" distL="0" distR="0">
            <wp:extent cx="4434201" cy="2002186"/>
            <wp:effectExtent b="0" l="0" r="0" t="0"/>
            <wp:docPr id="397041700" name="image27.png"/>
            <a:graphic>
              <a:graphicData uri="http://schemas.openxmlformats.org/drawingml/2006/picture">
                <pic:pic>
                  <pic:nvPicPr>
                    <pic:cNvPr id="0" name="image27.png"/>
                    <pic:cNvPicPr preferRelativeResize="0"/>
                  </pic:nvPicPr>
                  <pic:blipFill>
                    <a:blip r:embed="rId102"/>
                    <a:srcRect b="61460" l="31229" r="30975" t="8196"/>
                    <a:stretch>
                      <a:fillRect/>
                    </a:stretch>
                  </pic:blipFill>
                  <pic:spPr>
                    <a:xfrm>
                      <a:off x="0" y="0"/>
                      <a:ext cx="4434201" cy="2002186"/>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rPr/>
      </w:pPr>
      <w:r w:rsidDel="00000000" w:rsidR="00000000" w:rsidRPr="00000000">
        <w:rPr>
          <w:b w:val="1"/>
          <w:rtl w:val="0"/>
        </w:rPr>
        <w:t xml:space="preserve">Modo estudiante:</w:t>
      </w:r>
      <w:r w:rsidDel="00000000" w:rsidR="00000000" w:rsidRPr="00000000">
        <w:rPr>
          <w:rtl w:val="0"/>
        </w:rPr>
        <w:t xml:space="preserve"> estudiante recibe archivo con sugerencias (el botón “Control de cambios” debe estar activo), clic en “Siguiente” y tiene la opción de “Aceptar” o “Rechazar” una a una las sugerencias visibles del asesor. </w:t>
      </w:r>
    </w:p>
    <w:p w:rsidR="00000000" w:rsidDel="00000000" w:rsidP="00000000" w:rsidRDefault="00000000" w:rsidRPr="00000000" w14:paraId="00000379">
      <w:pPr>
        <w:ind w:firstLine="708"/>
        <w:jc w:val="center"/>
        <w:rPr/>
      </w:pPr>
      <w:r w:rsidDel="00000000" w:rsidR="00000000" w:rsidRPr="00000000">
        <w:rPr/>
        <w:drawing>
          <wp:inline distB="0" distT="0" distL="0" distR="0">
            <wp:extent cx="4662073" cy="1779502"/>
            <wp:effectExtent b="0" l="0" r="0" t="0"/>
            <wp:docPr id="397041692" name="image15.png"/>
            <a:graphic>
              <a:graphicData uri="http://schemas.openxmlformats.org/drawingml/2006/picture">
                <pic:pic>
                  <pic:nvPicPr>
                    <pic:cNvPr id="0" name="image15.png"/>
                    <pic:cNvPicPr preferRelativeResize="0"/>
                  </pic:nvPicPr>
                  <pic:blipFill>
                    <a:blip r:embed="rId103"/>
                    <a:srcRect b="61736" l="31227" r="24063" t="7925"/>
                    <a:stretch>
                      <a:fillRect/>
                    </a:stretch>
                  </pic:blipFill>
                  <pic:spPr>
                    <a:xfrm>
                      <a:off x="0" y="0"/>
                      <a:ext cx="4662073" cy="1779502"/>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37B">
      <w:pPr>
        <w:pStyle w:val="Heading2"/>
        <w:rPr/>
      </w:pPr>
      <w:bookmarkStart w:colFirst="0" w:colLast="0" w:name="_heading=h.3mzq4wv" w:id="85"/>
      <w:bookmarkEnd w:id="85"/>
      <w:r w:rsidDel="00000000" w:rsidR="00000000" w:rsidRPr="00000000">
        <w:rPr>
          <w:rtl w:val="0"/>
        </w:rPr>
        <w:t xml:space="preserve">Anexo 11. Insertar salto de página</w:t>
      </w:r>
    </w:p>
    <w:p w:rsidR="00000000" w:rsidDel="00000000" w:rsidP="00000000" w:rsidRDefault="00000000" w:rsidRPr="00000000" w14:paraId="0000037C">
      <w:pPr>
        <w:ind w:firstLine="708"/>
        <w:jc w:val="center"/>
        <w:rPr/>
      </w:pPr>
      <w:r w:rsidDel="00000000" w:rsidR="00000000" w:rsidRPr="00000000">
        <w:rPr>
          <w:rtl w:val="0"/>
        </w:rPr>
      </w:r>
    </w:p>
    <w:p w:rsidR="00000000" w:rsidDel="00000000" w:rsidP="00000000" w:rsidRDefault="00000000" w:rsidRPr="00000000" w14:paraId="0000037D">
      <w:pPr>
        <w:ind w:firstLine="708"/>
        <w:rPr/>
      </w:pPr>
      <w:r w:rsidDel="00000000" w:rsidR="00000000" w:rsidRPr="00000000">
        <w:rPr>
          <w:rtl w:val="0"/>
        </w:rPr>
        <w:t xml:space="preserve">Existe una sencilla función llamada “Salto de página” que ahorra tiempo en la estructura del texto, cuando se requiere iniciar en una nueva página en blanco, sin necesidad de insertar “Enter” una y otra vez en cada línea: Insertar &gt; Salto de página. Su método abreviado con el teclado es: Ctrl + Enter.</w:t>
      </w:r>
    </w:p>
    <w:p w:rsidR="00000000" w:rsidDel="00000000" w:rsidP="00000000" w:rsidRDefault="00000000" w:rsidRPr="00000000" w14:paraId="0000037E">
      <w:pPr>
        <w:ind w:firstLine="708"/>
        <w:jc w:val="center"/>
        <w:rPr/>
      </w:pPr>
      <w:r w:rsidDel="00000000" w:rsidR="00000000" w:rsidRPr="00000000">
        <w:rPr/>
        <w:drawing>
          <wp:inline distB="0" distT="0" distL="0" distR="0">
            <wp:extent cx="2037579" cy="1061366"/>
            <wp:effectExtent b="0" l="0" r="0" t="0"/>
            <wp:docPr id="397041693" name="image8.png"/>
            <a:graphic>
              <a:graphicData uri="http://schemas.openxmlformats.org/drawingml/2006/picture">
                <pic:pic>
                  <pic:nvPicPr>
                    <pic:cNvPr id="0" name="image8.png"/>
                    <pic:cNvPicPr preferRelativeResize="0"/>
                  </pic:nvPicPr>
                  <pic:blipFill>
                    <a:blip r:embed="rId104"/>
                    <a:srcRect b="80576" l="0" r="87109" t="7485"/>
                    <a:stretch>
                      <a:fillRect/>
                    </a:stretch>
                  </pic:blipFill>
                  <pic:spPr>
                    <a:xfrm>
                      <a:off x="0" y="0"/>
                      <a:ext cx="2037579" cy="1061366"/>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380">
      <w:pPr>
        <w:pStyle w:val="Heading2"/>
        <w:rPr/>
      </w:pPr>
      <w:bookmarkStart w:colFirst="0" w:colLast="0" w:name="_heading=h.2250f4o" w:id="86"/>
      <w:bookmarkEnd w:id="86"/>
      <w:r w:rsidDel="00000000" w:rsidR="00000000" w:rsidRPr="00000000">
        <w:rPr>
          <w:rtl w:val="0"/>
        </w:rPr>
        <w:t xml:space="preserve">Anexo 12. Recortar y abreviar direcciones web largas</w:t>
      </w:r>
    </w:p>
    <w:p w:rsidR="00000000" w:rsidDel="00000000" w:rsidP="00000000" w:rsidRDefault="00000000" w:rsidRPr="00000000" w14:paraId="00000381">
      <w:pPr>
        <w:ind w:firstLine="708"/>
        <w:jc w:val="left"/>
        <w:rPr/>
      </w:pPr>
      <w:r w:rsidDel="00000000" w:rsidR="00000000" w:rsidRPr="00000000">
        <w:rPr>
          <w:rtl w:val="0"/>
        </w:rPr>
      </w:r>
    </w:p>
    <w:p w:rsidR="00000000" w:rsidDel="00000000" w:rsidP="00000000" w:rsidRDefault="00000000" w:rsidRPr="00000000" w14:paraId="00000382">
      <w:pPr>
        <w:ind w:firstLine="708"/>
        <w:rPr/>
      </w:pPr>
      <w:r w:rsidDel="00000000" w:rsidR="00000000" w:rsidRPr="00000000">
        <w:rPr>
          <w:rtl w:val="0"/>
        </w:rPr>
        <w:t xml:space="preserve">Eventualmente utilizamos páginas web, imágenes, documentos en línea, entre otros, y es necesario citarlas o mencionarlas en el texto; sin embargo, esos enlaces son supremamente largos, lo que le resta estética a la presentación del documento, ejemplo:</w:t>
      </w:r>
    </w:p>
    <w:p w:rsidR="00000000" w:rsidDel="00000000" w:rsidP="00000000" w:rsidRDefault="00000000" w:rsidRPr="00000000" w14:paraId="00000383">
      <w:pPr>
        <w:ind w:firstLine="708"/>
        <w:rPr/>
      </w:pPr>
      <w:r w:rsidDel="00000000" w:rsidR="00000000" w:rsidRPr="00000000">
        <w:rPr>
          <w:rtl w:val="0"/>
        </w:rPr>
      </w:r>
    </w:p>
    <w:p w:rsidR="00000000" w:rsidDel="00000000" w:rsidP="00000000" w:rsidRDefault="00000000" w:rsidRPr="00000000" w14:paraId="00000384">
      <w:pPr>
        <w:jc w:val="left"/>
        <w:rPr/>
      </w:pPr>
      <w:r w:rsidDel="00000000" w:rsidR="00000000" w:rsidRPr="00000000">
        <w:rPr>
          <w:b w:val="1"/>
          <w:rtl w:val="0"/>
        </w:rPr>
        <w:t xml:space="preserve">Largo</w:t>
      </w:r>
      <w:r w:rsidDel="00000000" w:rsidR="00000000" w:rsidRPr="00000000">
        <w:rPr>
          <w:rtl w:val="0"/>
        </w:rPr>
        <w:t xml:space="preserve">: https://www.youtube.com/watch?reload=9&amp;v=tRH59E1aybE&amp;feature=youtu.be</w:t>
      </w:r>
    </w:p>
    <w:p w:rsidR="00000000" w:rsidDel="00000000" w:rsidP="00000000" w:rsidRDefault="00000000" w:rsidRPr="00000000" w14:paraId="00000385">
      <w:pPr>
        <w:rPr/>
      </w:pPr>
      <w:r w:rsidDel="00000000" w:rsidR="00000000" w:rsidRPr="00000000">
        <w:rPr>
          <w:b w:val="1"/>
          <w:rtl w:val="0"/>
        </w:rPr>
        <w:t xml:space="preserve">Corto</w:t>
      </w:r>
      <w:r w:rsidDel="00000000" w:rsidR="00000000" w:rsidRPr="00000000">
        <w:rPr>
          <w:rtl w:val="0"/>
        </w:rPr>
        <w:t xml:space="preserve">: https://bit.ly/3abhsgE</w:t>
      </w:r>
    </w:p>
    <w:p w:rsidR="00000000" w:rsidDel="00000000" w:rsidP="00000000" w:rsidRDefault="00000000" w:rsidRPr="00000000" w14:paraId="00000386">
      <w:pPr>
        <w:ind w:firstLine="708"/>
        <w:rPr/>
      </w:pPr>
      <w:r w:rsidDel="00000000" w:rsidR="00000000" w:rsidRPr="00000000">
        <w:rPr>
          <w:rtl w:val="0"/>
        </w:rPr>
      </w:r>
    </w:p>
    <w:p w:rsidR="00000000" w:rsidDel="00000000" w:rsidP="00000000" w:rsidRDefault="00000000" w:rsidRPr="00000000" w14:paraId="00000387">
      <w:pPr>
        <w:ind w:firstLine="708"/>
        <w:rPr/>
      </w:pPr>
      <w:r w:rsidDel="00000000" w:rsidR="00000000" w:rsidRPr="00000000">
        <w:rPr>
          <w:rtl w:val="0"/>
        </w:rPr>
        <w:t xml:space="preserve">Utiliza una herramienta en línea para hacer de este enlace mucho más corto. Existe gran variedad de ellos, recomendamos algunos.</w:t>
      </w:r>
    </w:p>
    <w:p w:rsidR="00000000" w:rsidDel="00000000" w:rsidP="00000000" w:rsidRDefault="00000000" w:rsidRPr="00000000" w14:paraId="00000388">
      <w:pPr>
        <w:ind w:firstLine="708"/>
        <w:rPr/>
      </w:pPr>
      <w:r w:rsidDel="00000000" w:rsidR="00000000" w:rsidRPr="00000000">
        <w:rPr>
          <w:rtl w:val="0"/>
        </w:rPr>
      </w:r>
    </w:p>
    <w:p w:rsidR="00000000" w:rsidDel="00000000" w:rsidP="00000000" w:rsidRDefault="00000000" w:rsidRPr="00000000" w14:paraId="00000389">
      <w:pPr>
        <w:spacing w:line="240" w:lineRule="auto"/>
        <w:jc w:val="left"/>
        <w:rPr/>
      </w:pPr>
      <w:r w:rsidDel="00000000" w:rsidR="00000000" w:rsidRPr="00000000">
        <w:rPr>
          <w:rtl w:val="0"/>
        </w:rPr>
        <w:t xml:space="preserve">https://cutt.ly/</w:t>
        <w:tab/>
        <w:tab/>
        <w:t xml:space="preserve">https://bitly.com/</w:t>
        <w:tab/>
        <w:t xml:space="preserve"> </w:t>
        <w:tab/>
        <w:t xml:space="preserve">https://tiny.cc/</w:t>
        <w:tab/>
        <w:tab/>
        <w:t xml:space="preserve">https://tinyurl.com/</w:t>
      </w:r>
    </w:p>
    <w:p w:rsidR="00000000" w:rsidDel="00000000" w:rsidP="00000000" w:rsidRDefault="00000000" w:rsidRPr="00000000" w14:paraId="0000038A">
      <w:pPr>
        <w:jc w:val="center"/>
        <w:rPr/>
      </w:pPr>
      <w:r w:rsidDel="00000000" w:rsidR="00000000" w:rsidRPr="00000000">
        <w:rPr>
          <w:rtl w:val="0"/>
        </w:rPr>
      </w:r>
    </w:p>
    <w:p w:rsidR="00000000" w:rsidDel="00000000" w:rsidP="00000000" w:rsidRDefault="00000000" w:rsidRPr="00000000" w14:paraId="0000038B">
      <w:pPr>
        <w:jc w:val="center"/>
        <w:rPr/>
      </w:pPr>
      <w:r w:rsidDel="00000000" w:rsidR="00000000" w:rsidRPr="00000000">
        <w:rPr>
          <w:rtl w:val="0"/>
        </w:rPr>
        <w:t xml:space="preserve">Ejemplo realizado con Bitly https://bitly.com/</w:t>
      </w:r>
    </w:p>
    <w:p w:rsidR="00000000" w:rsidDel="00000000" w:rsidP="00000000" w:rsidRDefault="00000000" w:rsidRPr="00000000" w14:paraId="0000038C">
      <w:pPr>
        <w:pBdr>
          <w:top w:space="0" w:sz="0" w:val="nil"/>
          <w:left w:space="0" w:sz="0" w:val="nil"/>
          <w:bottom w:space="0" w:sz="0" w:val="nil"/>
          <w:right w:space="0" w:sz="0" w:val="nil"/>
          <w:between w:space="0" w:sz="0" w:val="nil"/>
        </w:pBdr>
        <w:ind w:firstLine="709"/>
        <w:rPr>
          <w:color w:val="000000"/>
        </w:rPr>
      </w:pPr>
      <w:bookmarkStart w:colFirst="0" w:colLast="0" w:name="_heading=h.haapch" w:id="87"/>
      <w:bookmarkEnd w:id="87"/>
      <w:r w:rsidDel="00000000" w:rsidR="00000000" w:rsidRPr="00000000">
        <w:rPr>
          <w:color w:val="000000"/>
          <w:rtl w:val="0"/>
        </w:rPr>
        <w:t xml:space="preserve">Copiar y pega la URL larga en la casilla Shorten your link &gt; Clic en Shorten &gt; Posteriormente aparece la nueva URL corta &gt; Clic en Copy &gt; Pégala en el lugar del texto que la necesites.</w:t>
      </w:r>
    </w:p>
    <w:sectPr>
      <w:type w:val="continuous"/>
      <w:pgSz w:h="15840" w:w="12240" w:orient="portrait"/>
      <w:pgMar w:bottom="1418" w:top="1418" w:left="1418" w:right="1418" w:header="709" w:footer="709"/>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uthor" w:id="0" w:date="2023-10-27T23:34:27Z">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Apellidos de los estudiantes</w:t>
      </w:r>
    </w:p>
  </w:comment>
  <w:comment w:author="Author" w:id="3" w:date="2023-10-27T23:34:27Z">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Actualizar el encabezado del documento.</w:t>
      </w:r>
    </w:p>
  </w:comment>
  <w:comment w:author="Author" w:id="1" w:date="2023-10-27T23:34:27Z">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Apellidos e iniciales de los nombres de los estudiantes</w:t>
      </w:r>
    </w:p>
  </w:comment>
  <w:comment w:author="Author" w:id="2" w:date="2023-10-27T23:34:27Z">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Actualizar el número de su cohorte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390" w15:done="0"/>
  <w15:commentEx w15:paraId="00000391" w15:done="0"/>
  <w15:commentEx w15:paraId="00000392" w15:done="0"/>
  <w15:commentEx w15:paraId="0000039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ungsuh"/>
  <w:font w:name="Courier New"/>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D">
    <w:pPr>
      <w:pBdr>
        <w:top w:space="0" w:sz="0" w:val="nil"/>
        <w:left w:space="0" w:sz="0" w:val="nil"/>
        <w:bottom w:space="0" w:sz="0" w:val="nil"/>
        <w:right w:space="0" w:sz="0" w:val="nil"/>
        <w:between w:space="0" w:sz="0" w:val="nil"/>
      </w:pBdr>
      <w:tabs>
        <w:tab w:val="center" w:leader="none" w:pos="4419"/>
        <w:tab w:val="right" w:leader="none" w:pos="8838"/>
      </w:tabs>
      <w:spacing w:line="240" w:lineRule="auto"/>
      <w:jc w:val="left"/>
      <w:rPr>
        <w:color w:val="000000"/>
        <w:sz w:val="20"/>
        <w:szCs w:val="20"/>
      </w:rPr>
    </w:pPr>
    <w:bookmarkStart w:colFirst="0" w:colLast="0" w:name="_heading=h.319y80a" w:id="88"/>
    <w:bookmarkEnd w:id="88"/>
    <w:r w:rsidDel="00000000" w:rsidR="00000000" w:rsidRPr="00000000">
      <w:rPr>
        <w:color w:val="000000"/>
        <w:sz w:val="20"/>
        <w:szCs w:val="20"/>
        <w:rtl w:val="0"/>
      </w:rPr>
      <w:t xml:space="preserve">ARCHIVO FOTOGRÁFICO DE LA UNIVERSIDAD DE ANTIOQUIA: VALORACIÓN HISTÓRICA...</w:t>
    </w:r>
    <w:r w:rsidDel="00000000" w:rsidR="00000000" w:rsidRPr="00000000">
      <w:rPr>
        <w:color w:val="000000"/>
        <w:rtl w:val="0"/>
      </w:rPr>
      <w:tab/>
      <w:tab/>
    </w:r>
    <w:r w:rsidDel="00000000" w:rsidR="00000000" w:rsidRPr="00000000">
      <w:rPr>
        <w:color w:val="000000"/>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8E">
    <w:pPr>
      <w:pBdr>
        <w:top w:space="0" w:sz="0" w:val="nil"/>
        <w:left w:space="0" w:sz="0" w:val="nil"/>
        <w:bottom w:space="0" w:sz="0" w:val="nil"/>
        <w:right w:space="0" w:sz="0" w:val="nil"/>
        <w:between w:space="0" w:sz="0" w:val="nil"/>
      </w:pBdr>
      <w:tabs>
        <w:tab w:val="center" w:leader="none" w:pos="4419"/>
        <w:tab w:val="right" w:leader="none" w:pos="8838"/>
      </w:tabs>
      <w:spacing w:line="240" w:lineRule="auto"/>
      <w:jc w:val="left"/>
      <w:rPr>
        <w:color w:val="000000"/>
        <w:sz w:val="20"/>
        <w:szCs w:val="20"/>
      </w:rPr>
    </w:pPr>
    <w:bookmarkStart w:colFirst="0" w:colLast="0" w:name="_heading=h.1gf8i83" w:id="89"/>
    <w:bookmarkEnd w:id="8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F">
    <w:pPr>
      <w:tabs>
        <w:tab w:val="left" w:leader="none" w:pos="6437"/>
      </w:tabs>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360" w:hanging="360"/>
      </w:pPr>
      <w:rPr/>
    </w:lvl>
    <w:lvl w:ilvl="1">
      <w:start w:val="1"/>
      <w:numFmt w:val="decimal"/>
      <w:lvlText w:val="%1.%2."/>
      <w:lvlJc w:val="left"/>
      <w:pPr>
        <w:ind w:left="360" w:hanging="360"/>
      </w:pPr>
      <w:rPr>
        <w:b w:val="1"/>
        <w:sz w:val="24"/>
        <w:szCs w:val="24"/>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CO"/>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rPr>
  </w:style>
  <w:style w:type="paragraph" w:styleId="Heading2">
    <w:name w:val="heading 2"/>
    <w:basedOn w:val="Normal"/>
    <w:next w:val="Normal"/>
    <w:pPr>
      <w:keepNext w:val="1"/>
      <w:keepLines w:val="1"/>
      <w:jc w:val="left"/>
    </w:pPr>
    <w:rPr>
      <w:b w:val="1"/>
    </w:rPr>
  </w:style>
  <w:style w:type="paragraph" w:styleId="Heading3">
    <w:name w:val="heading 3"/>
    <w:basedOn w:val="Normal"/>
    <w:next w:val="Normal"/>
    <w:pPr>
      <w:keepNext w:val="1"/>
      <w:keepLines w:val="1"/>
      <w:jc w:val="left"/>
    </w:pPr>
    <w:rPr>
      <w:b w:val="1"/>
      <w:i w:val="1"/>
    </w:rPr>
  </w:style>
  <w:style w:type="paragraph" w:styleId="Heading4">
    <w:name w:val="heading 4"/>
    <w:basedOn w:val="Normal"/>
    <w:next w:val="Normal"/>
    <w:pPr>
      <w:keepNext w:val="1"/>
      <w:keepLines w:val="1"/>
      <w:ind w:left="709"/>
      <w:jc w:val="left"/>
    </w:pPr>
    <w:rPr>
      <w:b w:val="1"/>
    </w:rPr>
  </w:style>
  <w:style w:type="paragraph" w:styleId="Heading5">
    <w:name w:val="heading 5"/>
    <w:basedOn w:val="Normal"/>
    <w:next w:val="Normal"/>
    <w:pPr>
      <w:keepNext w:val="1"/>
      <w:keepLines w:val="1"/>
      <w:ind w:left="709"/>
      <w:jc w:val="left"/>
    </w:pPr>
    <w:rPr>
      <w:b w:val="1"/>
      <w:i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line="240" w:lineRule="auto"/>
    </w:pPr>
    <w:rPr>
      <w:rFonts w:ascii="Calibri" w:cs="Calibri" w:eastAsia="Calibri" w:hAnsi="Calibri"/>
      <w:sz w:val="56"/>
      <w:szCs w:val="56"/>
    </w:rPr>
  </w:style>
  <w:style w:type="paragraph" w:styleId="Normal" w:default="1">
    <w:name w:val="Normal"/>
    <w:qFormat w:val="1"/>
    <w:rsid w:val="00CF375A"/>
  </w:style>
  <w:style w:type="paragraph" w:styleId="Ttulo1">
    <w:name w:val="heading 1"/>
    <w:aliases w:val="Nivel 1 APA"/>
    <w:basedOn w:val="Normal"/>
    <w:next w:val="Normal"/>
    <w:link w:val="Ttulo1Car"/>
    <w:uiPriority w:val="9"/>
    <w:qFormat w:val="1"/>
    <w:rsid w:val="00883AF0"/>
    <w:pPr>
      <w:keepNext w:val="1"/>
      <w:keepLines w:val="1"/>
      <w:jc w:val="center"/>
      <w:outlineLvl w:val="0"/>
    </w:pPr>
    <w:rPr>
      <w:rFonts w:cstheme="majorBidi" w:eastAsiaTheme="majorEastAsia"/>
      <w:b w:val="1"/>
      <w:szCs w:val="32"/>
    </w:rPr>
  </w:style>
  <w:style w:type="paragraph" w:styleId="Ttulo2">
    <w:name w:val="heading 2"/>
    <w:aliases w:val="Nivel 2 APA"/>
    <w:basedOn w:val="Normal"/>
    <w:next w:val="Normal"/>
    <w:link w:val="Ttulo2Car"/>
    <w:uiPriority w:val="9"/>
    <w:unhideWhenUsed w:val="1"/>
    <w:qFormat w:val="1"/>
    <w:rsid w:val="000A7650"/>
    <w:pPr>
      <w:keepNext w:val="1"/>
      <w:keepLines w:val="1"/>
      <w:jc w:val="left"/>
      <w:outlineLvl w:val="1"/>
    </w:pPr>
    <w:rPr>
      <w:rFonts w:cstheme="majorBidi" w:eastAsiaTheme="majorEastAsia"/>
      <w:b w:val="1"/>
      <w:szCs w:val="26"/>
    </w:rPr>
  </w:style>
  <w:style w:type="paragraph" w:styleId="Ttulo3">
    <w:name w:val="heading 3"/>
    <w:aliases w:val="Nivel 3 APA"/>
    <w:basedOn w:val="Normal"/>
    <w:next w:val="Normal"/>
    <w:link w:val="Ttulo3Car"/>
    <w:uiPriority w:val="9"/>
    <w:semiHidden w:val="1"/>
    <w:unhideWhenUsed w:val="1"/>
    <w:qFormat w:val="1"/>
    <w:rsid w:val="000559D7"/>
    <w:pPr>
      <w:keepNext w:val="1"/>
      <w:keepLines w:val="1"/>
      <w:jc w:val="left"/>
      <w:outlineLvl w:val="2"/>
    </w:pPr>
    <w:rPr>
      <w:rFonts w:cstheme="majorBidi" w:eastAsiaTheme="majorEastAsia"/>
      <w:b w:val="1"/>
      <w:i w:val="1"/>
    </w:rPr>
  </w:style>
  <w:style w:type="paragraph" w:styleId="Ttulo4">
    <w:name w:val="heading 4"/>
    <w:aliases w:val="Nivel 4 APA"/>
    <w:basedOn w:val="Normal"/>
    <w:next w:val="Normal"/>
    <w:link w:val="Ttulo4Car"/>
    <w:uiPriority w:val="9"/>
    <w:semiHidden w:val="1"/>
    <w:unhideWhenUsed w:val="1"/>
    <w:qFormat w:val="1"/>
    <w:rsid w:val="000A1F65"/>
    <w:pPr>
      <w:keepNext w:val="1"/>
      <w:keepLines w:val="1"/>
      <w:ind w:left="709"/>
      <w:jc w:val="left"/>
      <w:outlineLvl w:val="3"/>
    </w:pPr>
    <w:rPr>
      <w:rFonts w:cstheme="majorBidi" w:eastAsiaTheme="majorEastAsia"/>
      <w:b w:val="1"/>
      <w:iCs w:val="1"/>
    </w:rPr>
  </w:style>
  <w:style w:type="paragraph" w:styleId="Ttulo5">
    <w:name w:val="heading 5"/>
    <w:aliases w:val="Nivel 5 APA"/>
    <w:basedOn w:val="Normal"/>
    <w:next w:val="Normal"/>
    <w:link w:val="Ttulo5Car"/>
    <w:uiPriority w:val="9"/>
    <w:semiHidden w:val="1"/>
    <w:unhideWhenUsed w:val="1"/>
    <w:qFormat w:val="1"/>
    <w:rsid w:val="008203A8"/>
    <w:pPr>
      <w:keepNext w:val="1"/>
      <w:keepLines w:val="1"/>
      <w:ind w:left="709"/>
      <w:jc w:val="left"/>
      <w:outlineLvl w:val="4"/>
    </w:pPr>
    <w:rPr>
      <w:rFonts w:cstheme="majorBidi" w:eastAsiaTheme="majorEastAsia"/>
      <w:b w:val="1"/>
      <w:i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rsid w:val="00892860"/>
    <w:pPr>
      <w:spacing w:line="240" w:lineRule="auto"/>
      <w:contextualSpacing w:val="1"/>
    </w:pPr>
    <w:rPr>
      <w:rFonts w:asciiTheme="majorHAnsi" w:cstheme="majorBidi" w:eastAsiaTheme="majorEastAsia" w:hAnsiTheme="majorHAnsi"/>
      <w:spacing w:val="-10"/>
      <w:kern w:val="28"/>
      <w:sz w:val="56"/>
      <w:szCs w:val="56"/>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character" w:styleId="Textodelmarcadordeposicin">
    <w:name w:val="Placeholder Text"/>
    <w:basedOn w:val="Fuentedeprrafopredeter"/>
    <w:uiPriority w:val="99"/>
    <w:semiHidden w:val="1"/>
    <w:rsid w:val="000511AB"/>
    <w:rPr>
      <w:color w:val="808080"/>
    </w:rPr>
  </w:style>
  <w:style w:type="character" w:styleId="Estilo1" w:customStyle="1">
    <w:name w:val="Estilo1"/>
    <w:basedOn w:val="Fuentedeprrafopredeter"/>
    <w:uiPriority w:val="1"/>
    <w:rsid w:val="000511AB"/>
    <w:rPr>
      <w:rFonts w:ascii="Times New Roman" w:hAnsi="Times New Roman"/>
      <w:sz w:val="24"/>
    </w:rPr>
  </w:style>
  <w:style w:type="character" w:styleId="Estilo2" w:customStyle="1">
    <w:name w:val="Estilo2"/>
    <w:basedOn w:val="Fuentedeprrafopredeter"/>
    <w:uiPriority w:val="1"/>
    <w:rsid w:val="000511AB"/>
    <w:rPr>
      <w:rFonts w:ascii="Times New Roman" w:hAnsi="Times New Roman"/>
      <w:sz w:val="24"/>
    </w:rPr>
  </w:style>
  <w:style w:type="character" w:styleId="Estilo3" w:customStyle="1">
    <w:name w:val="Estilo3"/>
    <w:basedOn w:val="Fuentedeprrafopredeter"/>
    <w:uiPriority w:val="1"/>
    <w:rsid w:val="00453721"/>
    <w:rPr>
      <w:rFonts w:ascii="Times New Roman" w:hAnsi="Times New Roman"/>
      <w:sz w:val="24"/>
    </w:rPr>
  </w:style>
  <w:style w:type="character" w:styleId="Estilo4" w:customStyle="1">
    <w:name w:val="Estilo4"/>
    <w:basedOn w:val="Fuentedeprrafopredeter"/>
    <w:uiPriority w:val="1"/>
    <w:rsid w:val="00453721"/>
    <w:rPr>
      <w:rFonts w:ascii="Times New Roman" w:hAnsi="Times New Roman"/>
      <w:sz w:val="24"/>
    </w:rPr>
  </w:style>
  <w:style w:type="character" w:styleId="Estilo5" w:customStyle="1">
    <w:name w:val="Estilo5"/>
    <w:basedOn w:val="Fuentedeprrafopredeter"/>
    <w:uiPriority w:val="1"/>
    <w:rsid w:val="00453721"/>
    <w:rPr>
      <w:rFonts w:ascii="Times New Roman" w:hAnsi="Times New Roman"/>
      <w:sz w:val="24"/>
    </w:rPr>
  </w:style>
  <w:style w:type="character" w:styleId="Estilo6" w:customStyle="1">
    <w:name w:val="Estilo6"/>
    <w:basedOn w:val="Fuentedeprrafopredeter"/>
    <w:uiPriority w:val="1"/>
    <w:rsid w:val="00573C21"/>
    <w:rPr>
      <w:rFonts w:ascii="Times New Roman" w:hAnsi="Times New Roman"/>
      <w:sz w:val="24"/>
    </w:rPr>
  </w:style>
  <w:style w:type="character" w:styleId="Estilo7" w:customStyle="1">
    <w:name w:val="Estilo7"/>
    <w:basedOn w:val="Fuentedeprrafopredeter"/>
    <w:uiPriority w:val="1"/>
    <w:rsid w:val="00573C21"/>
    <w:rPr>
      <w:rFonts w:ascii="Times New Roman" w:hAnsi="Times New Roman"/>
      <w:sz w:val="24"/>
    </w:rPr>
  </w:style>
  <w:style w:type="character" w:styleId="Estilo9" w:customStyle="1">
    <w:name w:val="Estilo9"/>
    <w:basedOn w:val="Fuentedeprrafopredeter"/>
    <w:uiPriority w:val="1"/>
    <w:rsid w:val="007676DC"/>
    <w:rPr>
      <w:rFonts w:ascii="Times New Roman" w:hAnsi="Times New Roman"/>
      <w:sz w:val="20"/>
    </w:rPr>
  </w:style>
  <w:style w:type="character" w:styleId="Estilo8" w:customStyle="1">
    <w:name w:val="Estilo8"/>
    <w:basedOn w:val="Fuentedeprrafopredeter"/>
    <w:uiPriority w:val="1"/>
    <w:rsid w:val="007676DC"/>
    <w:rPr>
      <w:rFonts w:ascii="Times New Roman" w:hAnsi="Times New Roman"/>
      <w:sz w:val="24"/>
    </w:rPr>
  </w:style>
  <w:style w:type="paragraph" w:styleId="Encabezado">
    <w:name w:val="header"/>
    <w:basedOn w:val="Normal"/>
    <w:link w:val="EncabezadoCar"/>
    <w:uiPriority w:val="99"/>
    <w:unhideWhenUsed w:val="1"/>
    <w:rsid w:val="006B13CA"/>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6B13CA"/>
  </w:style>
  <w:style w:type="paragraph" w:styleId="Piedepgina">
    <w:name w:val="footer"/>
    <w:basedOn w:val="Normal"/>
    <w:link w:val="PiedepginaCar"/>
    <w:uiPriority w:val="99"/>
    <w:unhideWhenUsed w:val="1"/>
    <w:rsid w:val="006B13CA"/>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6B13CA"/>
  </w:style>
  <w:style w:type="character" w:styleId="Refdecomentario">
    <w:name w:val="annotation reference"/>
    <w:basedOn w:val="Fuentedeprrafopredeter"/>
    <w:uiPriority w:val="99"/>
    <w:semiHidden w:val="1"/>
    <w:unhideWhenUsed w:val="1"/>
    <w:rsid w:val="006B13CA"/>
    <w:rPr>
      <w:sz w:val="16"/>
      <w:szCs w:val="16"/>
    </w:rPr>
  </w:style>
  <w:style w:type="paragraph" w:styleId="Textocomentario">
    <w:name w:val="annotation text"/>
    <w:basedOn w:val="Normal"/>
    <w:link w:val="TextocomentarioCar"/>
    <w:uiPriority w:val="99"/>
    <w:unhideWhenUsed w:val="1"/>
    <w:rsid w:val="006B13CA"/>
    <w:pPr>
      <w:spacing w:line="240" w:lineRule="auto"/>
    </w:pPr>
    <w:rPr>
      <w:sz w:val="20"/>
      <w:szCs w:val="20"/>
    </w:rPr>
  </w:style>
  <w:style w:type="character" w:styleId="TextocomentarioCar" w:customStyle="1">
    <w:name w:val="Texto comentario Car"/>
    <w:basedOn w:val="Fuentedeprrafopredeter"/>
    <w:link w:val="Textocomentario"/>
    <w:uiPriority w:val="99"/>
    <w:rsid w:val="006B13CA"/>
    <w:rPr>
      <w:rFonts w:ascii="Times New Roman" w:hAnsi="Times New Roman"/>
      <w:sz w:val="20"/>
      <w:szCs w:val="20"/>
    </w:rPr>
  </w:style>
  <w:style w:type="paragraph" w:styleId="Textodeglobo">
    <w:name w:val="Balloon Text"/>
    <w:basedOn w:val="Normal"/>
    <w:link w:val="TextodegloboCar"/>
    <w:uiPriority w:val="99"/>
    <w:semiHidden w:val="1"/>
    <w:unhideWhenUsed w:val="1"/>
    <w:rsid w:val="006B13CA"/>
    <w:pPr>
      <w:spacing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B13CA"/>
    <w:rPr>
      <w:rFonts w:ascii="Segoe UI" w:cs="Segoe UI" w:hAnsi="Segoe UI"/>
      <w:sz w:val="18"/>
      <w:szCs w:val="18"/>
    </w:rPr>
  </w:style>
  <w:style w:type="character" w:styleId="Ttulo1Car" w:customStyle="1">
    <w:name w:val="Título 1 Car"/>
    <w:aliases w:val="Nivel 1 APA Car"/>
    <w:basedOn w:val="Fuentedeprrafopredeter"/>
    <w:link w:val="Ttulo1"/>
    <w:uiPriority w:val="9"/>
    <w:rsid w:val="00553A44"/>
    <w:rPr>
      <w:rFonts w:ascii="Times New Roman" w:hAnsi="Times New Roman" w:cstheme="majorBidi" w:eastAsiaTheme="majorEastAsia"/>
      <w:b w:val="1"/>
      <w:sz w:val="24"/>
      <w:szCs w:val="32"/>
    </w:rPr>
  </w:style>
  <w:style w:type="character" w:styleId="Ttulo2Car" w:customStyle="1">
    <w:name w:val="Título 2 Car"/>
    <w:aliases w:val="Nivel 2 APA Car"/>
    <w:basedOn w:val="Fuentedeprrafopredeter"/>
    <w:link w:val="Ttulo2"/>
    <w:uiPriority w:val="9"/>
    <w:rsid w:val="000A7650"/>
    <w:rPr>
      <w:rFonts w:ascii="Times New Roman" w:hAnsi="Times New Roman" w:cstheme="majorBidi" w:eastAsiaTheme="majorEastAsia"/>
      <w:b w:val="1"/>
      <w:sz w:val="24"/>
      <w:szCs w:val="26"/>
    </w:rPr>
  </w:style>
  <w:style w:type="character" w:styleId="Ttulo3Car" w:customStyle="1">
    <w:name w:val="Título 3 Car"/>
    <w:aliases w:val="Nivel 3 APA Car"/>
    <w:basedOn w:val="Fuentedeprrafopredeter"/>
    <w:link w:val="Ttulo3"/>
    <w:uiPriority w:val="9"/>
    <w:rsid w:val="00B77F22"/>
    <w:rPr>
      <w:rFonts w:ascii="Times New Roman" w:hAnsi="Times New Roman" w:cstheme="majorBidi" w:eastAsiaTheme="majorEastAsia"/>
      <w:b w:val="1"/>
      <w:i w:val="1"/>
      <w:sz w:val="24"/>
      <w:szCs w:val="24"/>
    </w:rPr>
  </w:style>
  <w:style w:type="character" w:styleId="Ttulo4Car" w:customStyle="1">
    <w:name w:val="Título 4 Car"/>
    <w:aliases w:val="Nivel 4 APA Car"/>
    <w:basedOn w:val="Fuentedeprrafopredeter"/>
    <w:link w:val="Ttulo4"/>
    <w:uiPriority w:val="9"/>
    <w:rsid w:val="00B77F22"/>
    <w:rPr>
      <w:rFonts w:ascii="Times New Roman" w:hAnsi="Times New Roman" w:cstheme="majorBidi" w:eastAsiaTheme="majorEastAsia"/>
      <w:b w:val="1"/>
      <w:iCs w:val="1"/>
      <w:sz w:val="24"/>
    </w:rPr>
  </w:style>
  <w:style w:type="paragraph" w:styleId="TtuloTDC">
    <w:name w:val="TOC Heading"/>
    <w:basedOn w:val="Ttulo1"/>
    <w:next w:val="Normal"/>
    <w:uiPriority w:val="39"/>
    <w:unhideWhenUsed w:val="1"/>
    <w:qFormat w:val="1"/>
    <w:rsid w:val="00C909C4"/>
    <w:pPr>
      <w:outlineLvl w:val="9"/>
    </w:pPr>
  </w:style>
  <w:style w:type="paragraph" w:styleId="TDC1">
    <w:name w:val="toc 1"/>
    <w:basedOn w:val="Normal"/>
    <w:next w:val="Normal"/>
    <w:autoRedefine w:val="1"/>
    <w:uiPriority w:val="39"/>
    <w:unhideWhenUsed w:val="1"/>
    <w:rsid w:val="00825190"/>
    <w:pPr>
      <w:tabs>
        <w:tab w:val="right" w:leader="dot" w:pos="9394"/>
      </w:tabs>
      <w:spacing w:after="240" w:before="240" w:line="240" w:lineRule="auto"/>
      <w:jc w:val="left"/>
    </w:pPr>
  </w:style>
  <w:style w:type="paragraph" w:styleId="TDC2">
    <w:name w:val="toc 2"/>
    <w:basedOn w:val="Normal"/>
    <w:next w:val="Normal"/>
    <w:autoRedefine w:val="1"/>
    <w:uiPriority w:val="39"/>
    <w:unhideWhenUsed w:val="1"/>
    <w:rsid w:val="001A5143"/>
    <w:pPr>
      <w:spacing w:after="240" w:before="240" w:line="240" w:lineRule="auto"/>
      <w:ind w:left="238"/>
      <w:jc w:val="left"/>
    </w:pPr>
  </w:style>
  <w:style w:type="character" w:styleId="Hipervnculo">
    <w:name w:val="Hyperlink"/>
    <w:basedOn w:val="Fuentedeprrafopredeter"/>
    <w:uiPriority w:val="99"/>
    <w:unhideWhenUsed w:val="1"/>
    <w:rsid w:val="00EF2223"/>
    <w:rPr>
      <w:color w:val="0563c1" w:themeColor="hyperlink"/>
      <w:u w:val="single"/>
    </w:rPr>
  </w:style>
  <w:style w:type="paragraph" w:styleId="TDC3">
    <w:name w:val="toc 3"/>
    <w:basedOn w:val="Normal"/>
    <w:next w:val="Normal"/>
    <w:autoRedefine w:val="1"/>
    <w:uiPriority w:val="39"/>
    <w:unhideWhenUsed w:val="1"/>
    <w:rsid w:val="001A5143"/>
    <w:pPr>
      <w:spacing w:after="240" w:before="240" w:line="240" w:lineRule="auto"/>
      <w:ind w:left="442"/>
      <w:jc w:val="left"/>
    </w:pPr>
    <w:rPr>
      <w:rFonts w:eastAsiaTheme="minorEastAsia"/>
    </w:rPr>
  </w:style>
  <w:style w:type="paragraph" w:styleId="Asuntodelcomentario">
    <w:name w:val="annotation subject"/>
    <w:basedOn w:val="Textocomentario"/>
    <w:next w:val="Textocomentario"/>
    <w:link w:val="AsuntodelcomentarioCar"/>
    <w:uiPriority w:val="99"/>
    <w:semiHidden w:val="1"/>
    <w:unhideWhenUsed w:val="1"/>
    <w:rsid w:val="00257918"/>
    <w:rPr>
      <w:b w:val="1"/>
      <w:bCs w:val="1"/>
    </w:rPr>
  </w:style>
  <w:style w:type="character" w:styleId="AsuntodelcomentarioCar" w:customStyle="1">
    <w:name w:val="Asunto del comentario Car"/>
    <w:basedOn w:val="TextocomentarioCar"/>
    <w:link w:val="Asuntodelcomentario"/>
    <w:uiPriority w:val="99"/>
    <w:semiHidden w:val="1"/>
    <w:rsid w:val="00257918"/>
    <w:rPr>
      <w:rFonts w:ascii="Times New Roman" w:hAnsi="Times New Roman"/>
      <w:b w:val="1"/>
      <w:bCs w:val="1"/>
      <w:sz w:val="20"/>
      <w:szCs w:val="20"/>
    </w:rPr>
  </w:style>
  <w:style w:type="table" w:styleId="Tablaconcuadrcula">
    <w:name w:val="Table Grid"/>
    <w:basedOn w:val="Tablanormal"/>
    <w:uiPriority w:val="39"/>
    <w:rsid w:val="004B3744"/>
    <w:pPr>
      <w:spacing w:line="240" w:lineRule="auto"/>
    </w:pPr>
    <w:rPr>
      <w:sz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Descripcin">
    <w:name w:val="caption"/>
    <w:basedOn w:val="Normal"/>
    <w:next w:val="Normal"/>
    <w:uiPriority w:val="35"/>
    <w:unhideWhenUsed w:val="1"/>
    <w:qFormat w:val="1"/>
    <w:rsid w:val="0060175E"/>
    <w:pPr>
      <w:spacing w:after="120" w:line="240" w:lineRule="auto"/>
      <w:jc w:val="left"/>
    </w:pPr>
    <w:rPr>
      <w:i w:val="1"/>
      <w:iCs w:val="1"/>
      <w:szCs w:val="18"/>
    </w:rPr>
  </w:style>
  <w:style w:type="character" w:styleId="Estilo10" w:customStyle="1">
    <w:name w:val="Estilo10"/>
    <w:basedOn w:val="Fuentedeprrafopredeter"/>
    <w:uiPriority w:val="1"/>
    <w:rsid w:val="001E1DD5"/>
    <w:rPr>
      <w:rFonts w:ascii="Times New Roman" w:hAnsi="Times New Roman"/>
      <w:sz w:val="20"/>
    </w:rPr>
  </w:style>
  <w:style w:type="paragraph" w:styleId="Prrafodelista">
    <w:name w:val="List Paragraph"/>
    <w:basedOn w:val="Normal"/>
    <w:uiPriority w:val="34"/>
    <w:qFormat w:val="1"/>
    <w:rsid w:val="00317330"/>
    <w:pPr>
      <w:contextualSpacing w:val="1"/>
    </w:pPr>
  </w:style>
  <w:style w:type="character" w:styleId="Ttulo5Car" w:customStyle="1">
    <w:name w:val="Título 5 Car"/>
    <w:aliases w:val="Nivel 5 APA Car"/>
    <w:basedOn w:val="Fuentedeprrafopredeter"/>
    <w:link w:val="Ttulo5"/>
    <w:uiPriority w:val="9"/>
    <w:rsid w:val="008203A8"/>
    <w:rPr>
      <w:rFonts w:ascii="Times New Roman" w:hAnsi="Times New Roman" w:cstheme="majorBidi" w:eastAsiaTheme="majorEastAsia"/>
      <w:b w:val="1"/>
      <w:i w:val="1"/>
      <w:sz w:val="24"/>
    </w:rPr>
  </w:style>
  <w:style w:type="paragraph" w:styleId="Bibliografa">
    <w:name w:val="Bibliography"/>
    <w:basedOn w:val="Normal"/>
    <w:next w:val="Normal"/>
    <w:uiPriority w:val="37"/>
    <w:unhideWhenUsed w:val="1"/>
    <w:rsid w:val="00377F9C"/>
  </w:style>
  <w:style w:type="paragraph" w:styleId="Textonotapie">
    <w:name w:val="footnote text"/>
    <w:basedOn w:val="Normal"/>
    <w:link w:val="TextonotapieCar"/>
    <w:uiPriority w:val="99"/>
    <w:semiHidden w:val="1"/>
    <w:unhideWhenUsed w:val="1"/>
    <w:rsid w:val="009B35C3"/>
    <w:pPr>
      <w:spacing w:line="240" w:lineRule="auto"/>
    </w:pPr>
    <w:rPr>
      <w:sz w:val="20"/>
      <w:szCs w:val="20"/>
    </w:rPr>
  </w:style>
  <w:style w:type="character" w:styleId="TextonotapieCar" w:customStyle="1">
    <w:name w:val="Texto nota pie Car"/>
    <w:basedOn w:val="Fuentedeprrafopredeter"/>
    <w:link w:val="Textonotapie"/>
    <w:uiPriority w:val="99"/>
    <w:semiHidden w:val="1"/>
    <w:rsid w:val="009B35C3"/>
    <w:rPr>
      <w:rFonts w:ascii="Times New Roman" w:hAnsi="Times New Roman"/>
      <w:sz w:val="20"/>
      <w:szCs w:val="20"/>
    </w:rPr>
  </w:style>
  <w:style w:type="character" w:styleId="Refdenotaalpie">
    <w:name w:val="footnote reference"/>
    <w:basedOn w:val="Fuentedeprrafopredeter"/>
    <w:uiPriority w:val="99"/>
    <w:semiHidden w:val="1"/>
    <w:unhideWhenUsed w:val="1"/>
    <w:rsid w:val="009B35C3"/>
    <w:rPr>
      <w:vertAlign w:val="superscript"/>
    </w:rPr>
  </w:style>
  <w:style w:type="character" w:styleId="Refdenotaalfinal">
    <w:name w:val="endnote reference"/>
    <w:basedOn w:val="Fuentedeprrafopredeter"/>
    <w:uiPriority w:val="99"/>
    <w:semiHidden w:val="1"/>
    <w:unhideWhenUsed w:val="1"/>
    <w:rsid w:val="008A4B69"/>
    <w:rPr>
      <w:vertAlign w:val="superscript"/>
    </w:rPr>
  </w:style>
  <w:style w:type="paragraph" w:styleId="Lista">
    <w:name w:val="List"/>
    <w:basedOn w:val="Normal"/>
    <w:uiPriority w:val="99"/>
    <w:unhideWhenUsed w:val="1"/>
    <w:rsid w:val="00892860"/>
    <w:pPr>
      <w:ind w:left="283" w:hanging="283"/>
      <w:contextualSpacing w:val="1"/>
    </w:pPr>
  </w:style>
  <w:style w:type="paragraph" w:styleId="Lista2">
    <w:name w:val="List 2"/>
    <w:basedOn w:val="Normal"/>
    <w:uiPriority w:val="99"/>
    <w:unhideWhenUsed w:val="1"/>
    <w:rsid w:val="00892860"/>
    <w:pPr>
      <w:ind w:left="566" w:hanging="283"/>
      <w:contextualSpacing w:val="1"/>
    </w:pPr>
  </w:style>
  <w:style w:type="paragraph" w:styleId="Saludo">
    <w:name w:val="Salutation"/>
    <w:basedOn w:val="Normal"/>
    <w:next w:val="Normal"/>
    <w:link w:val="SaludoCar"/>
    <w:uiPriority w:val="99"/>
    <w:unhideWhenUsed w:val="1"/>
    <w:rsid w:val="00892860"/>
  </w:style>
  <w:style w:type="character" w:styleId="SaludoCar" w:customStyle="1">
    <w:name w:val="Saludo Car"/>
    <w:basedOn w:val="Fuentedeprrafopredeter"/>
    <w:link w:val="Saludo"/>
    <w:uiPriority w:val="99"/>
    <w:rsid w:val="00892860"/>
    <w:rPr>
      <w:rFonts w:ascii="Times New Roman" w:hAnsi="Times New Roman"/>
      <w:sz w:val="24"/>
    </w:rPr>
  </w:style>
  <w:style w:type="character" w:styleId="TtuloCar" w:customStyle="1">
    <w:name w:val="Título Car"/>
    <w:basedOn w:val="Fuentedeprrafopredeter"/>
    <w:link w:val="Ttulo"/>
    <w:uiPriority w:val="10"/>
    <w:rsid w:val="00892860"/>
    <w:rPr>
      <w:rFonts w:asciiTheme="majorHAnsi" w:cstheme="majorBidi" w:eastAsiaTheme="majorEastAsia" w:hAnsiTheme="majorHAnsi"/>
      <w:spacing w:val="-10"/>
      <w:kern w:val="28"/>
      <w:sz w:val="56"/>
      <w:szCs w:val="56"/>
    </w:rPr>
  </w:style>
  <w:style w:type="paragraph" w:styleId="Textoindependiente">
    <w:name w:val="Body Text"/>
    <w:basedOn w:val="Normal"/>
    <w:link w:val="TextoindependienteCar"/>
    <w:uiPriority w:val="99"/>
    <w:unhideWhenUsed w:val="1"/>
    <w:rsid w:val="00892860"/>
    <w:pPr>
      <w:spacing w:after="120"/>
    </w:pPr>
  </w:style>
  <w:style w:type="character" w:styleId="TextoindependienteCar" w:customStyle="1">
    <w:name w:val="Texto independiente Car"/>
    <w:basedOn w:val="Fuentedeprrafopredeter"/>
    <w:link w:val="Textoindependiente"/>
    <w:uiPriority w:val="99"/>
    <w:rsid w:val="00892860"/>
    <w:rPr>
      <w:rFonts w:ascii="Times New Roman" w:hAnsi="Times New Roman"/>
      <w:sz w:val="24"/>
    </w:rPr>
  </w:style>
  <w:style w:type="paragraph" w:styleId="Sangradetextonormal">
    <w:name w:val="Body Text Indent"/>
    <w:basedOn w:val="Normal"/>
    <w:link w:val="SangradetextonormalCar"/>
    <w:uiPriority w:val="99"/>
    <w:unhideWhenUsed w:val="1"/>
    <w:rsid w:val="00892860"/>
    <w:pPr>
      <w:spacing w:after="120"/>
      <w:ind w:left="283"/>
    </w:pPr>
  </w:style>
  <w:style w:type="character" w:styleId="SangradetextonormalCar" w:customStyle="1">
    <w:name w:val="Sangría de texto normal Car"/>
    <w:basedOn w:val="Fuentedeprrafopredeter"/>
    <w:link w:val="Sangradetextonormal"/>
    <w:uiPriority w:val="99"/>
    <w:rsid w:val="00892860"/>
    <w:rPr>
      <w:rFonts w:ascii="Times New Roman" w:hAnsi="Times New Roman"/>
      <w:sz w:val="24"/>
    </w:rPr>
  </w:style>
  <w:style w:type="paragraph" w:styleId="Subttulo">
    <w:name w:val="Subtitle"/>
    <w:basedOn w:val="Normal"/>
    <w:next w:val="Normal"/>
    <w:link w:val="SubttuloCar"/>
    <w:uiPriority w:val="11"/>
    <w:qFormat w:val="1"/>
    <w:pPr>
      <w:spacing w:after="160"/>
    </w:pPr>
    <w:rPr>
      <w:rFonts w:ascii="Calibri" w:cs="Calibri" w:eastAsia="Calibri" w:hAnsi="Calibri"/>
      <w:color w:val="5a5a5a"/>
      <w:sz w:val="22"/>
      <w:szCs w:val="22"/>
    </w:rPr>
  </w:style>
  <w:style w:type="character" w:styleId="SubttuloCar" w:customStyle="1">
    <w:name w:val="Subtítulo Car"/>
    <w:basedOn w:val="Fuentedeprrafopredeter"/>
    <w:link w:val="Subttulo"/>
    <w:uiPriority w:val="11"/>
    <w:rsid w:val="00892860"/>
    <w:rPr>
      <w:rFonts w:eastAsiaTheme="minorEastAsia"/>
      <w:color w:val="5a5a5a" w:themeColor="text1" w:themeTint="0000A5"/>
      <w:spacing w:val="15"/>
    </w:rPr>
  </w:style>
  <w:style w:type="paragraph" w:styleId="Caracteresenmarcados" w:customStyle="1">
    <w:name w:val="Caracteres enmarcados"/>
    <w:basedOn w:val="Normal"/>
    <w:rsid w:val="00892860"/>
  </w:style>
  <w:style w:type="paragraph" w:styleId="Textoindependienteprimerasangra">
    <w:name w:val="Body Text First Indent"/>
    <w:basedOn w:val="Textoindependiente"/>
    <w:link w:val="TextoindependienteprimerasangraCar"/>
    <w:uiPriority w:val="99"/>
    <w:unhideWhenUsed w:val="1"/>
    <w:rsid w:val="00892860"/>
    <w:pPr>
      <w:spacing w:after="0"/>
      <w:ind w:firstLine="360"/>
    </w:pPr>
  </w:style>
  <w:style w:type="character" w:styleId="TextoindependienteprimerasangraCar" w:customStyle="1">
    <w:name w:val="Texto independiente primera sangría Car"/>
    <w:basedOn w:val="TextoindependienteCar"/>
    <w:link w:val="Textoindependienteprimerasangra"/>
    <w:uiPriority w:val="99"/>
    <w:rsid w:val="00892860"/>
    <w:rPr>
      <w:rFonts w:ascii="Times New Roman" w:hAnsi="Times New Roman"/>
      <w:sz w:val="24"/>
    </w:rPr>
  </w:style>
  <w:style w:type="paragraph" w:styleId="Textoindependienteprimerasangra2">
    <w:name w:val="Body Text First Indent 2"/>
    <w:basedOn w:val="Sangradetextonormal"/>
    <w:link w:val="Textoindependienteprimerasangra2Car"/>
    <w:uiPriority w:val="99"/>
    <w:unhideWhenUsed w:val="1"/>
    <w:rsid w:val="00892860"/>
    <w:pPr>
      <w:spacing w:after="0"/>
      <w:ind w:left="360" w:firstLine="360"/>
    </w:pPr>
  </w:style>
  <w:style w:type="character" w:styleId="Textoindependienteprimerasangra2Car" w:customStyle="1">
    <w:name w:val="Texto independiente primera sangría 2 Car"/>
    <w:basedOn w:val="SangradetextonormalCar"/>
    <w:link w:val="Textoindependienteprimerasangra2"/>
    <w:uiPriority w:val="99"/>
    <w:rsid w:val="00892860"/>
    <w:rPr>
      <w:rFonts w:ascii="Times New Roman" w:hAnsi="Times New Roman"/>
      <w:sz w:val="24"/>
    </w:rPr>
  </w:style>
  <w:style w:type="paragraph" w:styleId="PrrAPA" w:customStyle="1">
    <w:name w:val="Párr.APA"/>
    <w:basedOn w:val="Normal"/>
    <w:link w:val="PrrAPACar"/>
    <w:qFormat w:val="1"/>
    <w:rsid w:val="00F25464"/>
    <w:pPr>
      <w:ind w:firstLine="709"/>
    </w:pPr>
  </w:style>
  <w:style w:type="paragraph" w:styleId="Cita40" w:customStyle="1">
    <w:name w:val="Cita+40"/>
    <w:basedOn w:val="Textocomentario"/>
    <w:link w:val="Cita40Car"/>
    <w:qFormat w:val="1"/>
    <w:rsid w:val="001913F2"/>
    <w:pPr>
      <w:spacing w:line="360" w:lineRule="auto"/>
      <w:ind w:left="709"/>
    </w:pPr>
    <w:rPr>
      <w:sz w:val="24"/>
    </w:rPr>
  </w:style>
  <w:style w:type="paragraph" w:styleId="TDC4">
    <w:name w:val="toc 4"/>
    <w:basedOn w:val="Normal"/>
    <w:next w:val="Normal"/>
    <w:autoRedefine w:val="1"/>
    <w:uiPriority w:val="39"/>
    <w:unhideWhenUsed w:val="1"/>
    <w:rsid w:val="001A5143"/>
    <w:pPr>
      <w:spacing w:after="240" w:before="240" w:line="240" w:lineRule="auto"/>
      <w:ind w:left="720"/>
      <w:jc w:val="left"/>
    </w:pPr>
  </w:style>
  <w:style w:type="paragraph" w:styleId="TDC5">
    <w:name w:val="toc 5"/>
    <w:basedOn w:val="Normal"/>
    <w:next w:val="Normal"/>
    <w:autoRedefine w:val="1"/>
    <w:uiPriority w:val="39"/>
    <w:unhideWhenUsed w:val="1"/>
    <w:rsid w:val="001A5143"/>
    <w:pPr>
      <w:spacing w:after="240" w:before="240" w:line="240" w:lineRule="auto"/>
      <w:ind w:left="958"/>
      <w:jc w:val="left"/>
    </w:pPr>
  </w:style>
  <w:style w:type="paragraph" w:styleId="Tabladeilustraciones">
    <w:name w:val="table of figures"/>
    <w:basedOn w:val="Normal"/>
    <w:next w:val="Normal"/>
    <w:uiPriority w:val="99"/>
    <w:unhideWhenUsed w:val="1"/>
    <w:rsid w:val="008E10F2"/>
    <w:pPr>
      <w:spacing w:after="240" w:before="240" w:line="240" w:lineRule="auto"/>
      <w:jc w:val="left"/>
    </w:pPr>
  </w:style>
  <w:style w:type="paragraph" w:styleId="PrrIEEE" w:customStyle="1">
    <w:name w:val="Párr.IEEE"/>
    <w:basedOn w:val="Normal"/>
    <w:link w:val="PrrIEEECar"/>
    <w:rsid w:val="00BD79EE"/>
    <w:pPr>
      <w:ind w:firstLine="680"/>
    </w:pPr>
  </w:style>
  <w:style w:type="character" w:styleId="PrrIEEECar" w:customStyle="1">
    <w:name w:val="Párr.IEEE Car"/>
    <w:basedOn w:val="Fuentedeprrafopredeter"/>
    <w:link w:val="PrrIEEE"/>
    <w:rsid w:val="00BD79EE"/>
    <w:rPr>
      <w:rFonts w:ascii="Times New Roman" w:cs="Times New Roman" w:hAnsi="Times New Roman"/>
      <w:sz w:val="24"/>
      <w:szCs w:val="24"/>
    </w:rPr>
  </w:style>
  <w:style w:type="character" w:styleId="PrrAPACar" w:customStyle="1">
    <w:name w:val="Párr.APA Car"/>
    <w:basedOn w:val="Fuentedeprrafopredeter"/>
    <w:link w:val="PrrAPA"/>
    <w:rsid w:val="00A2232C"/>
    <w:rPr>
      <w:rFonts w:ascii="Times New Roman" w:cs="Times New Roman" w:hAnsi="Times New Roman"/>
      <w:sz w:val="24"/>
      <w:szCs w:val="24"/>
    </w:rPr>
  </w:style>
  <w:style w:type="character" w:styleId="Cita40Car" w:customStyle="1">
    <w:name w:val="Cita+40 Car"/>
    <w:basedOn w:val="Fuentedeprrafopredeter"/>
    <w:link w:val="Cita40"/>
    <w:rsid w:val="00806D04"/>
    <w:rPr>
      <w:rFonts w:ascii="Times New Roman" w:hAnsi="Times New Roman"/>
      <w:sz w:val="24"/>
      <w:szCs w:val="20"/>
    </w:rPr>
  </w:style>
  <w:style w:type="character" w:styleId="Mencinsinresolver">
    <w:name w:val="Unresolved Mention"/>
    <w:basedOn w:val="Fuentedeprrafopredeter"/>
    <w:uiPriority w:val="99"/>
    <w:semiHidden w:val="1"/>
    <w:unhideWhenUsed w:val="1"/>
    <w:rsid w:val="00CE5AFD"/>
    <w:rPr>
      <w:color w:val="605e5c"/>
      <w:shd w:color="auto" w:fill="e1dfdd" w:val="clear"/>
    </w:rPr>
  </w:style>
  <w:style w:type="paragraph" w:styleId="Sinespaciado">
    <w:name w:val="No Spacing"/>
    <w:uiPriority w:val="1"/>
    <w:rsid w:val="00CE5AFD"/>
    <w:pPr>
      <w:spacing w:line="240" w:lineRule="auto"/>
    </w:pPr>
    <w:rPr>
      <w:rFonts w:ascii="Calibri" w:eastAsia="Calibri" w:hAnsi="Calibri"/>
    </w:rPr>
  </w:style>
  <w:style w:type="paragraph" w:styleId="Normal1" w:customStyle="1">
    <w:name w:val="Normal1"/>
    <w:basedOn w:val="Normal"/>
    <w:link w:val="normalCar"/>
    <w:rsid w:val="00CE5AFD"/>
    <w:pPr>
      <w:spacing w:after="160" w:line="259" w:lineRule="auto"/>
      <w:jc w:val="left"/>
    </w:pPr>
  </w:style>
  <w:style w:type="character" w:styleId="normalCar" w:customStyle="1">
    <w:name w:val="normal Car"/>
    <w:basedOn w:val="Fuentedeprrafopredeter"/>
    <w:link w:val="Normal1"/>
    <w:rsid w:val="00CE5AFD"/>
    <w:rPr>
      <w:rFonts w:ascii="Times New Roman" w:hAnsi="Times New Roman"/>
      <w:sz w:val="24"/>
    </w:rPr>
  </w:style>
  <w:style w:type="paragraph" w:styleId="NormalWeb">
    <w:name w:val="Normal (Web)"/>
    <w:basedOn w:val="Normal"/>
    <w:uiPriority w:val="99"/>
    <w:unhideWhenUsed w:val="1"/>
    <w:rsid w:val="00910070"/>
    <w:pPr>
      <w:spacing w:after="100" w:afterAutospacing="1" w:before="100" w:beforeAutospacing="1" w:line="240" w:lineRule="auto"/>
      <w:jc w:val="left"/>
    </w:pPr>
  </w:style>
  <w:style w:type="paragraph" w:styleId="Revisin">
    <w:name w:val="Revision"/>
    <w:hidden w:val="1"/>
    <w:uiPriority w:val="99"/>
    <w:semiHidden w:val="1"/>
    <w:rsid w:val="009F47A3"/>
    <w:pPr>
      <w:spacing w:line="240" w:lineRule="auto"/>
    </w:pPr>
  </w:style>
  <w:style w:type="table" w:styleId="a" w:customStyle="1">
    <w:basedOn w:val="Tablanormal"/>
    <w:pPr>
      <w:spacing w:line="240" w:lineRule="auto"/>
    </w:pPr>
    <w:rPr>
      <w:sz w:val="20"/>
      <w:szCs w:val="20"/>
    </w:rPr>
    <w:tblPr>
      <w:tblStyleRowBandSize w:val="1"/>
      <w:tblStyleColBandSize w:val="1"/>
    </w:tblPr>
  </w:style>
  <w:style w:type="table" w:styleId="a0" w:customStyle="1">
    <w:basedOn w:val="Tablanormal"/>
    <w:pPr>
      <w:spacing w:line="240" w:lineRule="auto"/>
    </w:pPr>
    <w:rPr>
      <w:sz w:val="20"/>
      <w:szCs w:val="20"/>
    </w:rPr>
    <w:tblPr>
      <w:tblStyleRowBandSize w:val="1"/>
      <w:tblStyleColBandSize w:val="1"/>
    </w:tblPr>
  </w:style>
  <w:style w:type="table" w:styleId="a1" w:customStyle="1">
    <w:basedOn w:val="Tablanormal"/>
    <w:tblPr>
      <w:tblStyleRowBandSize w:val="1"/>
      <w:tblStyleColBandSize w:val="1"/>
      <w:tblCellMar>
        <w:left w:w="115.0" w:type="dxa"/>
        <w:right w:w="115.0" w:type="dxa"/>
      </w:tblCellMar>
    </w:tblPr>
  </w:style>
  <w:style w:type="table" w:styleId="a2" w:customStyle="1">
    <w:basedOn w:val="Tablanormal"/>
    <w:tblPr>
      <w:tblStyleRowBandSize w:val="1"/>
      <w:tblStyleColBandSize w:val="1"/>
      <w:tblCellMar>
        <w:left w:w="70.0" w:type="dxa"/>
        <w:right w:w="70.0" w:type="dxa"/>
      </w:tblCellMar>
    </w:tblPr>
  </w:style>
  <w:style w:type="table" w:styleId="a3" w:customStyle="1">
    <w:basedOn w:val="Tablanormal"/>
    <w:pPr>
      <w:spacing w:line="240" w:lineRule="auto"/>
    </w:pPr>
    <w:rPr>
      <w:sz w:val="20"/>
      <w:szCs w:val="20"/>
    </w:rPr>
    <w:tblPr>
      <w:tblStyleRowBandSize w:val="1"/>
      <w:tblStyleColBandSize w:val="1"/>
    </w:tblPr>
  </w:style>
  <w:style w:type="table" w:styleId="a4" w:customStyle="1">
    <w:basedOn w:val="Tablanormal"/>
    <w:pPr>
      <w:spacing w:line="240" w:lineRule="auto"/>
    </w:pPr>
    <w:rPr>
      <w:sz w:val="20"/>
      <w:szCs w:val="20"/>
    </w:rPr>
    <w:tblPr>
      <w:tblStyleRowBandSize w:val="1"/>
      <w:tblStyleColBandSize w:val="1"/>
    </w:tblPr>
  </w:style>
  <w:style w:type="table" w:styleId="a5" w:customStyle="1">
    <w:basedOn w:val="Tablanormal"/>
    <w:pPr>
      <w:spacing w:line="240" w:lineRule="auto"/>
    </w:pPr>
    <w:rPr>
      <w:sz w:val="20"/>
      <w:szCs w:val="20"/>
    </w:rPr>
    <w:tblPr>
      <w:tblStyleRowBandSize w:val="1"/>
      <w:tblStyleColBandSize w:val="1"/>
    </w:tblPr>
  </w:style>
  <w:style w:type="table" w:styleId="a6" w:customStyle="1">
    <w:basedOn w:val="Tablanormal"/>
    <w:pPr>
      <w:spacing w:line="240" w:lineRule="auto"/>
    </w:pPr>
    <w:rPr>
      <w:sz w:val="20"/>
      <w:szCs w:val="20"/>
    </w:rPr>
    <w:tblPr>
      <w:tblStyleRowBandSize w:val="1"/>
      <w:tblStyleColBandSize w:val="1"/>
    </w:tblPr>
  </w:style>
  <w:style w:type="table" w:styleId="a7" w:customStyle="1">
    <w:basedOn w:val="Tablanormal"/>
    <w:pPr>
      <w:spacing w:line="240" w:lineRule="auto"/>
    </w:pPr>
    <w:rPr>
      <w:sz w:val="20"/>
      <w:szCs w:val="20"/>
    </w:rPr>
    <w:tblPr>
      <w:tblStyleRowBandSize w:val="1"/>
      <w:tblStyleColBandSize w:val="1"/>
    </w:tblPr>
  </w:style>
  <w:style w:type="table" w:styleId="a8" w:customStyle="1">
    <w:basedOn w:val="Tablanormal"/>
    <w:pPr>
      <w:spacing w:line="240" w:lineRule="auto"/>
    </w:pPr>
    <w:rPr>
      <w:sz w:val="20"/>
      <w:szCs w:val="20"/>
    </w:rPr>
    <w:tblPr>
      <w:tblStyleRowBandSize w:val="1"/>
      <w:tblStyleColBandSize w:val="1"/>
    </w:tblPr>
  </w:style>
  <w:style w:type="table" w:styleId="a9" w:customStyle="1">
    <w:basedOn w:val="Tablanormal"/>
    <w:pPr>
      <w:spacing w:line="240" w:lineRule="auto"/>
    </w:pPr>
    <w:rPr>
      <w:sz w:val="20"/>
      <w:szCs w:val="20"/>
    </w:rPr>
    <w:tblPr>
      <w:tblStyleRowBandSize w:val="1"/>
      <w:tblStyleColBandSize w:val="1"/>
    </w:tblPr>
  </w:style>
  <w:style w:type="table" w:styleId="aa" w:customStyle="1">
    <w:basedOn w:val="Tablanormal"/>
    <w:pPr>
      <w:spacing w:line="240" w:lineRule="auto"/>
    </w:pPr>
    <w:rPr>
      <w:sz w:val="20"/>
      <w:szCs w:val="20"/>
    </w:rPr>
    <w:tblPr>
      <w:tblStyleRowBandSize w:val="1"/>
      <w:tblStyleColBandSize w:val="1"/>
    </w:tblPr>
  </w:style>
  <w:style w:type="table" w:styleId="ab" w:customStyle="1">
    <w:basedOn w:val="Tablanormal"/>
    <w:pPr>
      <w:spacing w:line="240" w:lineRule="auto"/>
    </w:pPr>
    <w:rPr>
      <w:sz w:val="20"/>
      <w:szCs w:val="20"/>
    </w:rPr>
    <w:tblPr>
      <w:tblStyleRowBandSize w:val="1"/>
      <w:tblStyleColBandSize w:val="1"/>
    </w:tblPr>
  </w:style>
  <w:style w:type="table" w:styleId="ac" w:customStyle="1">
    <w:basedOn w:val="Tablanormal"/>
    <w:pPr>
      <w:spacing w:line="240" w:lineRule="auto"/>
    </w:pPr>
    <w:rPr>
      <w:sz w:val="20"/>
      <w:szCs w:val="20"/>
    </w:rPr>
    <w:tblPr>
      <w:tblStyleRowBandSize w:val="1"/>
      <w:tblStyleColBandSize w:val="1"/>
    </w:tblPr>
  </w:style>
  <w:style w:type="table" w:styleId="ad" w:customStyle="1">
    <w:basedOn w:val="Tablanormal"/>
    <w:pPr>
      <w:spacing w:line="240" w:lineRule="auto"/>
    </w:pPr>
    <w:rPr>
      <w:sz w:val="20"/>
      <w:szCs w:val="20"/>
    </w:rPr>
    <w:tblPr>
      <w:tblStyleRowBandSize w:val="1"/>
      <w:tblStyleColBandSize w:val="1"/>
    </w:tblPr>
  </w:style>
  <w:style w:type="table" w:styleId="ae" w:customStyle="1">
    <w:basedOn w:val="Tablanormal"/>
    <w:pPr>
      <w:spacing w:line="240" w:lineRule="auto"/>
    </w:pPr>
    <w:rPr>
      <w:sz w:val="20"/>
      <w:szCs w:val="20"/>
    </w:rPr>
    <w:tblPr>
      <w:tblStyleRowBandSize w:val="1"/>
      <w:tblStyleColBandSize w:val="1"/>
    </w:tblPr>
  </w:style>
  <w:style w:type="table" w:styleId="af" w:customStyle="1">
    <w:basedOn w:val="Tablanormal"/>
    <w:pPr>
      <w:spacing w:line="240" w:lineRule="auto"/>
    </w:pPr>
    <w:rPr>
      <w:sz w:val="20"/>
      <w:szCs w:val="20"/>
    </w:rPr>
    <w:tblPr>
      <w:tblStyleRowBandSize w:val="1"/>
      <w:tblStyleColBandSize w:val="1"/>
    </w:tblPr>
  </w:style>
  <w:style w:type="table" w:styleId="af0" w:customStyle="1">
    <w:basedOn w:val="Tablanormal"/>
    <w:pPr>
      <w:spacing w:line="240" w:lineRule="auto"/>
    </w:pPr>
    <w:rPr>
      <w:sz w:val="20"/>
      <w:szCs w:val="20"/>
    </w:rPr>
    <w:tblPr>
      <w:tblStyleRowBandSize w:val="1"/>
      <w:tblStyleColBandSize w:val="1"/>
    </w:tblPr>
  </w:style>
  <w:style w:type="character" w:styleId="nfasis">
    <w:name w:val="Emphasis"/>
    <w:basedOn w:val="Fuentedeprrafopredeter"/>
    <w:uiPriority w:val="20"/>
    <w:qFormat w:val="1"/>
    <w:rsid w:val="00F0048C"/>
    <w:rPr>
      <w:i w:val="1"/>
      <w:iCs w:val="1"/>
    </w:rPr>
  </w:style>
  <w:style w:type="character" w:styleId="Textoennegrita">
    <w:name w:val="Strong"/>
    <w:basedOn w:val="Fuentedeprrafopredeter"/>
    <w:uiPriority w:val="22"/>
    <w:qFormat w:val="1"/>
    <w:rsid w:val="007E794D"/>
    <w:rPr>
      <w:b w:val="1"/>
      <w:bCs w:val="1"/>
    </w:rPr>
  </w:style>
  <w:style w:type="paragraph" w:styleId="ds-markdown-paragraph" w:customStyle="1">
    <w:name w:val="ds-markdown-paragraph"/>
    <w:basedOn w:val="Normal"/>
    <w:rsid w:val="0082729D"/>
    <w:pPr>
      <w:spacing w:after="100" w:afterAutospacing="1" w:before="100" w:beforeAutospacing="1" w:line="240" w:lineRule="auto"/>
      <w:jc w:val="left"/>
    </w:pPr>
  </w:style>
  <w:style w:type="character" w:styleId="katex-mathml" w:customStyle="1">
    <w:name w:val="katex-mathml"/>
    <w:basedOn w:val="Fuentedeprrafopredeter"/>
    <w:rsid w:val="0082729D"/>
  </w:style>
  <w:style w:type="character" w:styleId="mord" w:customStyle="1">
    <w:name w:val="mord"/>
    <w:basedOn w:val="Fuentedeprrafopredeter"/>
    <w:rsid w:val="0082729D"/>
  </w:style>
  <w:style w:type="character" w:styleId="mrel" w:customStyle="1">
    <w:name w:val="mrel"/>
    <w:basedOn w:val="Fuentedeprrafopredeter"/>
    <w:rsid w:val="0082729D"/>
  </w:style>
  <w:style w:type="character" w:styleId="mbin" w:customStyle="1">
    <w:name w:val="mbin"/>
    <w:basedOn w:val="Fuentedeprrafopredeter"/>
    <w:rsid w:val="0082729D"/>
  </w:style>
  <w:style w:type="paragraph" w:styleId="Subtitle">
    <w:name w:val="Subtitle"/>
    <w:basedOn w:val="Normal"/>
    <w:next w:val="Normal"/>
    <w:pPr>
      <w:spacing w:after="160" w:lineRule="auto"/>
    </w:pPr>
    <w:rPr>
      <w:rFonts w:ascii="Calibri" w:cs="Calibri" w:eastAsia="Calibri" w:hAnsi="Calibri"/>
      <w:color w:val="5a5a5a"/>
      <w:sz w:val="22"/>
      <w:szCs w:val="22"/>
    </w:rPr>
  </w:style>
  <w:style w:type="table" w:styleId="Table1">
    <w:basedOn w:val="TableNormal"/>
    <w:pPr>
      <w:spacing w:line="240" w:lineRule="auto"/>
    </w:pPr>
    <w:rPr>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rPr>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rPr>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line="240" w:lineRule="auto"/>
    </w:pPr>
    <w:rPr>
      <w:sz w:val="20"/>
      <w:szCs w:val="20"/>
    </w:rPr>
    <w:tblPr>
      <w:tblStyleRowBandSize w:val="1"/>
      <w:tblStyleColBandSize w:val="1"/>
      <w:tblCellMar>
        <w:top w:w="0.0" w:type="dxa"/>
        <w:left w:w="108.0" w:type="dxa"/>
        <w:bottom w:w="0.0" w:type="dxa"/>
        <w:right w:w="108.0" w:type="dxa"/>
      </w:tblCellMar>
    </w:tblPr>
  </w:style>
  <w:style w:type="table" w:styleId="Table5">
    <w:basedOn w:val="TableNormal"/>
    <w:pPr>
      <w:spacing w:line="240" w:lineRule="auto"/>
    </w:pPr>
    <w:rPr>
      <w:sz w:val="20"/>
      <w:szCs w:val="20"/>
    </w:rPr>
    <w:tblPr>
      <w:tblStyleRowBandSize w:val="1"/>
      <w:tblStyleColBandSize w:val="1"/>
      <w:tblCellMar>
        <w:top w:w="0.0" w:type="dxa"/>
        <w:left w:w="108.0" w:type="dxa"/>
        <w:bottom w:w="0.0" w:type="dxa"/>
        <w:right w:w="108.0" w:type="dxa"/>
      </w:tblCellMar>
    </w:tblPr>
  </w:style>
  <w:style w:type="table" w:styleId="Table6">
    <w:basedOn w:val="TableNormal"/>
    <w:pPr>
      <w:spacing w:line="240" w:lineRule="auto"/>
    </w:pPr>
    <w:rPr>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2.png"/><Relationship Id="rId42" Type="http://schemas.openxmlformats.org/officeDocument/2006/relationships/image" Target="media/image78.png"/><Relationship Id="rId41" Type="http://schemas.openxmlformats.org/officeDocument/2006/relationships/image" Target="media/image64.png"/><Relationship Id="rId44" Type="http://schemas.openxmlformats.org/officeDocument/2006/relationships/image" Target="media/image55.png"/><Relationship Id="rId43" Type="http://schemas.openxmlformats.org/officeDocument/2006/relationships/image" Target="media/image76.png"/><Relationship Id="rId46" Type="http://schemas.openxmlformats.org/officeDocument/2006/relationships/image" Target="media/image13.png"/><Relationship Id="rId45" Type="http://schemas.openxmlformats.org/officeDocument/2006/relationships/image" Target="media/image52.png"/><Relationship Id="rId104" Type="http://schemas.openxmlformats.org/officeDocument/2006/relationships/image" Target="media/image8.png"/><Relationship Id="rId48" Type="http://schemas.openxmlformats.org/officeDocument/2006/relationships/image" Target="media/image45.png"/><Relationship Id="rId47" Type="http://schemas.openxmlformats.org/officeDocument/2006/relationships/image" Target="media/image36.png"/><Relationship Id="rId49" Type="http://schemas.openxmlformats.org/officeDocument/2006/relationships/image" Target="media/image32.png"/><Relationship Id="rId103" Type="http://schemas.openxmlformats.org/officeDocument/2006/relationships/image" Target="media/image15.png"/><Relationship Id="rId102" Type="http://schemas.openxmlformats.org/officeDocument/2006/relationships/image" Target="media/image27.png"/><Relationship Id="rId101" Type="http://schemas.openxmlformats.org/officeDocument/2006/relationships/image" Target="media/image21.png"/><Relationship Id="rId100" Type="http://schemas.openxmlformats.org/officeDocument/2006/relationships/image" Target="media/image22.png"/><Relationship Id="rId31" Type="http://schemas.openxmlformats.org/officeDocument/2006/relationships/image" Target="media/image73.png"/><Relationship Id="rId30" Type="http://schemas.openxmlformats.org/officeDocument/2006/relationships/image" Target="media/image61.png"/><Relationship Id="rId33" Type="http://schemas.openxmlformats.org/officeDocument/2006/relationships/image" Target="media/image59.png"/><Relationship Id="rId32" Type="http://schemas.openxmlformats.org/officeDocument/2006/relationships/image" Target="media/image71.png"/><Relationship Id="rId35" Type="http://schemas.openxmlformats.org/officeDocument/2006/relationships/image" Target="media/image69.png"/><Relationship Id="rId34" Type="http://schemas.openxmlformats.org/officeDocument/2006/relationships/image" Target="media/image67.png"/><Relationship Id="rId37" Type="http://schemas.openxmlformats.org/officeDocument/2006/relationships/image" Target="media/image49.png"/><Relationship Id="rId36" Type="http://schemas.openxmlformats.org/officeDocument/2006/relationships/image" Target="media/image68.png"/><Relationship Id="rId39" Type="http://schemas.openxmlformats.org/officeDocument/2006/relationships/image" Target="media/image50.png"/><Relationship Id="rId38" Type="http://schemas.openxmlformats.org/officeDocument/2006/relationships/image" Target="media/image62.png"/><Relationship Id="rId20" Type="http://schemas.openxmlformats.org/officeDocument/2006/relationships/image" Target="media/image40.png"/><Relationship Id="rId22" Type="http://schemas.openxmlformats.org/officeDocument/2006/relationships/image" Target="media/image66.png"/><Relationship Id="rId21" Type="http://schemas.openxmlformats.org/officeDocument/2006/relationships/image" Target="media/image3.png"/><Relationship Id="rId24" Type="http://schemas.openxmlformats.org/officeDocument/2006/relationships/image" Target="media/image63.png"/><Relationship Id="rId23" Type="http://schemas.openxmlformats.org/officeDocument/2006/relationships/image" Target="media/image60.png"/><Relationship Id="rId26" Type="http://schemas.openxmlformats.org/officeDocument/2006/relationships/image" Target="media/image56.png"/><Relationship Id="rId25" Type="http://schemas.openxmlformats.org/officeDocument/2006/relationships/image" Target="media/image75.png"/><Relationship Id="rId28" Type="http://schemas.openxmlformats.org/officeDocument/2006/relationships/image" Target="media/image57.png"/><Relationship Id="rId27" Type="http://schemas.openxmlformats.org/officeDocument/2006/relationships/image" Target="media/image70.png"/><Relationship Id="rId29" Type="http://schemas.openxmlformats.org/officeDocument/2006/relationships/image" Target="media/image74.png"/><Relationship Id="rId95" Type="http://schemas.openxmlformats.org/officeDocument/2006/relationships/image" Target="media/image77.png"/><Relationship Id="rId94" Type="http://schemas.openxmlformats.org/officeDocument/2006/relationships/image" Target="media/image19.png"/><Relationship Id="rId97" Type="http://schemas.openxmlformats.org/officeDocument/2006/relationships/image" Target="media/image44.png"/><Relationship Id="rId96" Type="http://schemas.openxmlformats.org/officeDocument/2006/relationships/image" Target="media/image30.png"/><Relationship Id="rId11" Type="http://schemas.openxmlformats.org/officeDocument/2006/relationships/image" Target="media/image47.png"/><Relationship Id="rId99" Type="http://schemas.openxmlformats.org/officeDocument/2006/relationships/image" Target="media/image24.png"/><Relationship Id="rId10" Type="http://schemas.microsoft.com/office/2011/relationships/commentsExtended" Target="commentsExtended.xml"/><Relationship Id="rId98" Type="http://schemas.openxmlformats.org/officeDocument/2006/relationships/image" Target="media/image20.png"/><Relationship Id="rId13" Type="http://schemas.openxmlformats.org/officeDocument/2006/relationships/image" Target="media/image46.png"/><Relationship Id="rId12" Type="http://schemas.openxmlformats.org/officeDocument/2006/relationships/image" Target="media/image48.jpg"/><Relationship Id="rId91" Type="http://schemas.openxmlformats.org/officeDocument/2006/relationships/image" Target="media/image51.png"/><Relationship Id="rId90" Type="http://schemas.openxmlformats.org/officeDocument/2006/relationships/image" Target="media/image38.png"/><Relationship Id="rId93" Type="http://schemas.openxmlformats.org/officeDocument/2006/relationships/image" Target="media/image31.png"/><Relationship Id="rId92" Type="http://schemas.openxmlformats.org/officeDocument/2006/relationships/image" Target="media/image26.png"/><Relationship Id="rId15" Type="http://schemas.openxmlformats.org/officeDocument/2006/relationships/image" Target="media/image53.png"/><Relationship Id="rId14" Type="http://schemas.openxmlformats.org/officeDocument/2006/relationships/image" Target="media/image54.png"/><Relationship Id="rId17" Type="http://schemas.openxmlformats.org/officeDocument/2006/relationships/hyperlink" Target="https://github.com/danielfce01/Grupo12_UDAKI" TargetMode="External"/><Relationship Id="rId16" Type="http://schemas.openxmlformats.org/officeDocument/2006/relationships/image" Target="media/image28.png"/><Relationship Id="rId19" Type="http://schemas.openxmlformats.org/officeDocument/2006/relationships/image" Target="media/image39.png"/><Relationship Id="rId18" Type="http://schemas.openxmlformats.org/officeDocument/2006/relationships/image" Target="media/image43.png"/><Relationship Id="rId84" Type="http://schemas.openxmlformats.org/officeDocument/2006/relationships/image" Target="media/image34.png"/><Relationship Id="rId83" Type="http://schemas.openxmlformats.org/officeDocument/2006/relationships/image" Target="media/image33.png"/><Relationship Id="rId86" Type="http://schemas.openxmlformats.org/officeDocument/2006/relationships/header" Target="header1.xml"/><Relationship Id="rId85" Type="http://schemas.openxmlformats.org/officeDocument/2006/relationships/image" Target="media/image35.png"/><Relationship Id="rId88" Type="http://schemas.openxmlformats.org/officeDocument/2006/relationships/hyperlink" Target="https://www.legalbluebook.com/" TargetMode="External"/><Relationship Id="rId87" Type="http://schemas.openxmlformats.org/officeDocument/2006/relationships/image" Target="media/image42.png"/><Relationship Id="rId89" Type="http://schemas.openxmlformats.org/officeDocument/2006/relationships/image" Target="media/image37.png"/><Relationship Id="rId80" Type="http://schemas.openxmlformats.org/officeDocument/2006/relationships/hyperlink" Target="https://bit.ly/2Q0sc9P" TargetMode="External"/><Relationship Id="rId82" Type="http://schemas.openxmlformats.org/officeDocument/2006/relationships/hyperlink" Target="https://bit.ly/3t6dcG9" TargetMode="External"/><Relationship Id="rId81" Type="http://schemas.openxmlformats.org/officeDocument/2006/relationships/hyperlink" Target="https://bit.ly/2R629hP" TargetMode="External"/><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theme" Target="theme/theme1.xml"/><Relationship Id="rId4" Type="http://schemas.openxmlformats.org/officeDocument/2006/relationships/comments" Target="comments.xml"/><Relationship Id="rId9" Type="http://schemas.openxmlformats.org/officeDocument/2006/relationships/customXml" Target="../customXML/item1.xml"/><Relationship Id="rId5" Type="http://schemas.openxmlformats.org/officeDocument/2006/relationships/settings" Target="settings.xml"/><Relationship Id="rId6" Type="http://schemas.openxmlformats.org/officeDocument/2006/relationships/fontTable" Target="fontTable.xml"/><Relationship Id="rId7" Type="http://schemas.openxmlformats.org/officeDocument/2006/relationships/numbering" Target="numbering.xml"/><Relationship Id="rId8" Type="http://schemas.openxmlformats.org/officeDocument/2006/relationships/styles" Target="styles.xml"/><Relationship Id="rId73" Type="http://schemas.openxmlformats.org/officeDocument/2006/relationships/hyperlink" Target="https://gc.scalahed.com/recursos/files/r161r/w25341w/MetodologiaDesarrollo_proyectos_Mineria_de_Datos_RS4.pdf" TargetMode="External"/><Relationship Id="rId72" Type="http://schemas.openxmlformats.org/officeDocument/2006/relationships/hyperlink" Target="https://doi.org/10.1186/s12882-023-03324-w" TargetMode="External"/><Relationship Id="rId75" Type="http://schemas.openxmlformats.org/officeDocument/2006/relationships/hyperlink" Target="https://doi.org/10.13140/RG.2.2.34208.02566" TargetMode="External"/><Relationship Id="rId74" Type="http://schemas.openxmlformats.org/officeDocument/2006/relationships/hyperlink" Target="https://gc.scalahed.com/recursos/files/r161r/w25341w/MetodologiaDesarrollo_proyectos_Mineria_de_Datos_RS4.pdf" TargetMode="External"/><Relationship Id="rId77" Type="http://schemas.openxmlformats.org/officeDocument/2006/relationships/hyperlink" Target="http://bibliotecadigital.udea.edu.co" TargetMode="External"/><Relationship Id="rId76" Type="http://schemas.openxmlformats.org/officeDocument/2006/relationships/hyperlink" Target="https://doi.org/10.1001/jamanetworkopen.2021.2240" TargetMode="External"/><Relationship Id="rId79" Type="http://schemas.openxmlformats.org/officeDocument/2006/relationships/hyperlink" Target="https://bit.ly/3fOWbfB" TargetMode="External"/><Relationship Id="rId78" Type="http://schemas.openxmlformats.org/officeDocument/2006/relationships/hyperlink" Target="https://bit.ly/3wx9U0E" TargetMode="External"/><Relationship Id="rId71" Type="http://schemas.openxmlformats.org/officeDocument/2006/relationships/hyperlink" Target="https://doi.org/10.1186/s12877-024-05148-1" TargetMode="External"/><Relationship Id="rId70" Type="http://schemas.openxmlformats.org/officeDocument/2006/relationships/hyperlink" Target="https://doi.org/10.1097/JS9.0000000000001237" TargetMode="External"/><Relationship Id="rId62" Type="http://schemas.openxmlformats.org/officeDocument/2006/relationships/image" Target="media/image23.png"/><Relationship Id="rId61" Type="http://schemas.openxmlformats.org/officeDocument/2006/relationships/image" Target="media/image7.png"/><Relationship Id="rId64" Type="http://schemas.openxmlformats.org/officeDocument/2006/relationships/image" Target="media/image18.png"/><Relationship Id="rId63" Type="http://schemas.openxmlformats.org/officeDocument/2006/relationships/image" Target="media/image65.png"/><Relationship Id="rId66" Type="http://schemas.openxmlformats.org/officeDocument/2006/relationships/image" Target="media/image41.jpg"/><Relationship Id="rId65" Type="http://schemas.openxmlformats.org/officeDocument/2006/relationships/image" Target="media/image11.png"/><Relationship Id="rId68" Type="http://schemas.openxmlformats.org/officeDocument/2006/relationships/hyperlink" Target="https://hdl.handle.net/20.500.12371/16451" TargetMode="External"/><Relationship Id="rId67" Type="http://schemas.openxmlformats.org/officeDocument/2006/relationships/image" Target="media/image29.png"/><Relationship Id="rId60" Type="http://schemas.openxmlformats.org/officeDocument/2006/relationships/image" Target="media/image16.png"/><Relationship Id="rId69" Type="http://schemas.openxmlformats.org/officeDocument/2006/relationships/hyperlink" Target="https://doi.org/10.1038/kisup.2012.1" TargetMode="External"/><Relationship Id="rId51" Type="http://schemas.openxmlformats.org/officeDocument/2006/relationships/image" Target="media/image5.png"/><Relationship Id="rId50" Type="http://schemas.openxmlformats.org/officeDocument/2006/relationships/image" Target="media/image12.png"/><Relationship Id="rId53" Type="http://schemas.openxmlformats.org/officeDocument/2006/relationships/image" Target="media/image4.png"/><Relationship Id="rId52" Type="http://schemas.openxmlformats.org/officeDocument/2006/relationships/image" Target="media/image58.png"/><Relationship Id="rId55" Type="http://schemas.openxmlformats.org/officeDocument/2006/relationships/image" Target="media/image25.png"/><Relationship Id="rId54" Type="http://schemas.openxmlformats.org/officeDocument/2006/relationships/image" Target="media/image6.png"/><Relationship Id="rId57" Type="http://schemas.openxmlformats.org/officeDocument/2006/relationships/image" Target="media/image10.png"/><Relationship Id="rId56" Type="http://schemas.openxmlformats.org/officeDocument/2006/relationships/image" Target="media/image17.png"/><Relationship Id="rId59" Type="http://schemas.openxmlformats.org/officeDocument/2006/relationships/image" Target="media/image9.png"/><Relationship Id="rId58" Type="http://schemas.openxmlformats.org/officeDocument/2006/relationships/image" Target="media/image14.png"/></Relationships>
</file>

<file path=word/_rels/fontTable.xml.rels><?xml version="1.0" encoding="UTF-8" standalone="yes"?><Relationships xmlns="http://schemas.openxmlformats.org/package/2006/relationships"><Relationship Id="rId3" Type="http://schemas.openxmlformats.org/officeDocument/2006/relationships/font" Target="fonts/QuattrocentoSans-regular.ttf"/><Relationship Id="rId4" Type="http://schemas.openxmlformats.org/officeDocument/2006/relationships/font" Target="fonts/QuattrocentoSans-bold.ttf"/><Relationship Id="rId5" Type="http://schemas.openxmlformats.org/officeDocument/2006/relationships/font" Target="fonts/QuattrocentoSans-italic.ttf"/><Relationship Id="rId6" Type="http://schemas.openxmlformats.org/officeDocument/2006/relationships/font" Target="fonts/QuattrocentoSans-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clfJcTRBZXeKPr7uUaxtK/0daQ==">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4AGo/CjVzdWdnZXN0SWRJbXBvcnRkZjUwODNlOS1hMjkwLTRiMGYtOTY5OS0zMzY4ZmI4NGRjMjZfMRIGQXV0aG9yciExVkpSQjZ6ZjFKOEdYYWhVbTNTckVRdTMzZnNtYURiYW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2025-05-19T02:08:00Z</dcterms:created>
  <dc:creator>Alex</dc:creator>
</cp:coreProperties>
</file>